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E373" w14:textId="4E367093" w:rsidR="00F6179E" w:rsidRPr="000707C9" w:rsidRDefault="00A220EE" w:rsidP="007C7A1C">
      <w:pPr>
        <w:pStyle w:val="Textoindependiente"/>
        <w:tabs>
          <w:tab w:val="left" w:pos="3284"/>
        </w:tabs>
        <w:spacing w:before="79"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CONTRATO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PRESTACIÓN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SERVICIOS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PROFESIONALES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CELEBRAN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POR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UNA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PARTE</w:t>
      </w:r>
      <w:r w:rsidR="00B70567" w:rsidRPr="000707C9">
        <w:rPr>
          <w:rFonts w:ascii="Helvetica" w:hAnsi="Helvetica"/>
          <w:color w:val="000000" w:themeColor="text1"/>
          <w:sz w:val="20"/>
          <w:szCs w:val="20"/>
        </w:rPr>
        <w:t xml:space="preserve"> </w:t>
      </w:r>
      <w:r w:rsidR="00A46869" w:rsidRPr="000707C9">
        <w:rPr>
          <w:rFonts w:ascii="Helvetica" w:hAnsi="Helvetica"/>
          <w:color w:val="000000" w:themeColor="text1"/>
          <w:sz w:val="20"/>
          <w:szCs w:val="20"/>
        </w:rPr>
        <w:t>“</w:t>
      </w:r>
      <w:r w:rsidR="00B507E4" w:rsidRPr="000707C9">
        <w:rPr>
          <w:rFonts w:ascii="Helvetica" w:hAnsi="Helvetica"/>
          <w:b/>
          <w:bCs/>
          <w:color w:val="000000" w:themeColor="text1"/>
          <w:sz w:val="20"/>
          <w:szCs w:val="20"/>
        </w:rPr>
        <w:t>LGC SERVICIOS JURÍDICOS</w:t>
      </w:r>
      <w:r w:rsidRPr="000707C9">
        <w:rPr>
          <w:rFonts w:ascii="Helvetica" w:hAnsi="Helvetica"/>
          <w:b/>
          <w:bCs/>
          <w:color w:val="000000" w:themeColor="text1"/>
          <w:sz w:val="20"/>
          <w:szCs w:val="20"/>
        </w:rPr>
        <w:t>,</w:t>
      </w:r>
      <w:r w:rsidR="00B70567" w:rsidRPr="000707C9">
        <w:rPr>
          <w:rFonts w:ascii="Helvetica" w:hAnsi="Helvetica"/>
          <w:b/>
          <w:bCs/>
          <w:color w:val="000000" w:themeColor="text1"/>
          <w:sz w:val="20"/>
          <w:szCs w:val="20"/>
        </w:rPr>
        <w:t xml:space="preserve"> </w:t>
      </w:r>
      <w:r w:rsidRPr="000707C9">
        <w:rPr>
          <w:rFonts w:ascii="Helvetica" w:hAnsi="Helvetica"/>
          <w:b/>
          <w:bCs/>
          <w:color w:val="000000" w:themeColor="text1"/>
          <w:sz w:val="20"/>
          <w:szCs w:val="20"/>
        </w:rPr>
        <w:t>S.C.</w:t>
      </w:r>
      <w:r w:rsidR="00A46869" w:rsidRPr="000707C9">
        <w:rPr>
          <w:rFonts w:ascii="Helvetica" w:hAnsi="Helvetica"/>
          <w:b/>
          <w:bCs/>
          <w:color w:val="000000" w:themeColor="text1"/>
          <w:sz w:val="20"/>
          <w:szCs w:val="20"/>
        </w:rPr>
        <w:t>”</w:t>
      </w:r>
      <w:r w:rsidRPr="000707C9">
        <w:rPr>
          <w:rFonts w:ascii="Helvetica" w:hAnsi="Helvetica"/>
          <w:b/>
          <w:bCs/>
          <w:color w:val="000000" w:themeColor="text1"/>
          <w:sz w:val="20"/>
          <w:szCs w:val="20"/>
        </w:rPr>
        <w:t>,</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REPRESENTADA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POR</w:t>
      </w:r>
      <w:r w:rsidR="00B70567" w:rsidRPr="000707C9">
        <w:rPr>
          <w:rFonts w:ascii="Helvetica" w:hAnsi="Helvetica"/>
          <w:color w:val="000000" w:themeColor="text1"/>
          <w:sz w:val="20"/>
          <w:szCs w:val="20"/>
        </w:rPr>
        <w:t xml:space="preserve"> </w:t>
      </w:r>
      <w:r w:rsidR="005177E4" w:rsidRPr="000707C9">
        <w:rPr>
          <w:rFonts w:ascii="Helvetica" w:hAnsi="Helvetica"/>
          <w:color w:val="000000" w:themeColor="text1"/>
          <w:sz w:val="20"/>
          <w:szCs w:val="20"/>
        </w:rPr>
        <w:t xml:space="preserve">EL </w:t>
      </w:r>
      <w:r w:rsidRPr="000707C9">
        <w:rPr>
          <w:rFonts w:ascii="Helvetica" w:hAnsi="Helvetica"/>
          <w:b/>
          <w:bCs/>
          <w:color w:val="000000" w:themeColor="text1"/>
          <w:sz w:val="20"/>
          <w:szCs w:val="20"/>
        </w:rPr>
        <w:t>C.</w:t>
      </w:r>
      <w:r w:rsidR="00B70567" w:rsidRPr="000707C9">
        <w:rPr>
          <w:rFonts w:ascii="Helvetica" w:hAnsi="Helvetica"/>
          <w:color w:val="000000" w:themeColor="text1"/>
          <w:sz w:val="20"/>
          <w:szCs w:val="20"/>
        </w:rPr>
        <w:t xml:space="preserve"> </w:t>
      </w:r>
      <w:r w:rsidRPr="000707C9">
        <w:rPr>
          <w:rFonts w:ascii="Helvetica" w:hAnsi="Helvetica"/>
          <w:b/>
          <w:bCs/>
          <w:color w:val="000000" w:themeColor="text1"/>
          <w:sz w:val="20"/>
          <w:szCs w:val="20"/>
        </w:rPr>
        <w:t>JUAN</w:t>
      </w:r>
      <w:r w:rsidR="00B70567" w:rsidRPr="000707C9">
        <w:rPr>
          <w:rFonts w:ascii="Helvetica" w:hAnsi="Helvetica"/>
          <w:b/>
          <w:bCs/>
          <w:color w:val="000000" w:themeColor="text1"/>
          <w:sz w:val="20"/>
          <w:szCs w:val="20"/>
        </w:rPr>
        <w:t xml:space="preserve"> </w:t>
      </w:r>
      <w:r w:rsidRPr="000707C9">
        <w:rPr>
          <w:rFonts w:ascii="Helvetica" w:hAnsi="Helvetica"/>
          <w:b/>
          <w:bCs/>
          <w:color w:val="000000" w:themeColor="text1"/>
          <w:sz w:val="20"/>
          <w:szCs w:val="20"/>
        </w:rPr>
        <w:t>FERNANDO</w:t>
      </w:r>
      <w:r w:rsidR="00B70567" w:rsidRPr="000707C9">
        <w:rPr>
          <w:rFonts w:ascii="Helvetica" w:hAnsi="Helvetica"/>
          <w:b/>
          <w:bCs/>
          <w:color w:val="000000" w:themeColor="text1"/>
          <w:sz w:val="20"/>
          <w:szCs w:val="20"/>
        </w:rPr>
        <w:t xml:space="preserve"> </w:t>
      </w:r>
      <w:r w:rsidRPr="000707C9">
        <w:rPr>
          <w:rFonts w:ascii="Helvetica" w:hAnsi="Helvetica"/>
          <w:b/>
          <w:bCs/>
          <w:color w:val="000000" w:themeColor="text1"/>
          <w:sz w:val="20"/>
          <w:szCs w:val="20"/>
        </w:rPr>
        <w:t>LÓPEZ</w:t>
      </w:r>
      <w:r w:rsidR="00B70567" w:rsidRPr="000707C9">
        <w:rPr>
          <w:rFonts w:ascii="Helvetica" w:hAnsi="Helvetica"/>
          <w:b/>
          <w:bCs/>
          <w:color w:val="000000" w:themeColor="text1"/>
          <w:sz w:val="20"/>
          <w:szCs w:val="20"/>
        </w:rPr>
        <w:t xml:space="preserve"> </w:t>
      </w:r>
      <w:r w:rsidRPr="000707C9">
        <w:rPr>
          <w:rFonts w:ascii="Helvetica" w:hAnsi="Helvetica"/>
          <w:b/>
          <w:bCs/>
          <w:color w:val="000000" w:themeColor="text1"/>
          <w:sz w:val="20"/>
          <w:szCs w:val="20"/>
        </w:rPr>
        <w:t>GARCÍA</w:t>
      </w:r>
      <w:r w:rsidR="00B70567" w:rsidRPr="000707C9">
        <w:rPr>
          <w:rFonts w:ascii="Helvetica" w:hAnsi="Helvetica"/>
          <w:b/>
          <w:bCs/>
          <w:color w:val="000000" w:themeColor="text1"/>
          <w:sz w:val="20"/>
          <w:szCs w:val="20"/>
        </w:rPr>
        <w:t xml:space="preserve"> </w:t>
      </w:r>
      <w:r w:rsidRPr="000707C9">
        <w:rPr>
          <w:rFonts w:ascii="Helvetica" w:hAnsi="Helvetica"/>
          <w:b/>
          <w:bCs/>
          <w:color w:val="000000" w:themeColor="text1"/>
          <w:sz w:val="20"/>
          <w:szCs w:val="20"/>
        </w:rPr>
        <w:t>CANO</w:t>
      </w:r>
      <w:r w:rsidR="00C92919"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QUIEN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SUCESIVO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DENOMINARÁ</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COMO</w:t>
      </w:r>
      <w:r w:rsidR="00B70567" w:rsidRPr="000707C9">
        <w:rPr>
          <w:rFonts w:ascii="Helvetica" w:hAnsi="Helvetica"/>
          <w:color w:val="000000" w:themeColor="text1"/>
          <w:sz w:val="20"/>
          <w:szCs w:val="20"/>
        </w:rPr>
        <w:t xml:space="preserve"> </w:t>
      </w:r>
      <w:r w:rsidR="002F7C3C" w:rsidRPr="000707C9">
        <w:rPr>
          <w:rFonts w:ascii="Helvetica" w:hAnsi="Helvetica"/>
          <w:b/>
          <w:bCs/>
          <w:color w:val="000000" w:themeColor="text1"/>
          <w:sz w:val="20"/>
          <w:szCs w:val="20"/>
        </w:rPr>
        <w:t>“EC/TAX”</w:t>
      </w:r>
      <w:r w:rsidR="002F7C3C" w:rsidRPr="000707C9">
        <w:rPr>
          <w:rFonts w:ascii="Helvetica" w:hAnsi="Helvetica"/>
          <w:color w:val="000000" w:themeColor="text1"/>
          <w:sz w:val="20"/>
          <w:szCs w:val="20"/>
        </w:rPr>
        <w:t xml:space="preserve"> </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POR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OTRA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_____________________</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QUIEN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DESIGNARÁ</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COMO</w:t>
      </w:r>
      <w:r w:rsidR="00B70567" w:rsidRPr="000707C9">
        <w:rPr>
          <w:rFonts w:ascii="Helvetica" w:hAnsi="Helvetica"/>
          <w:color w:val="000000" w:themeColor="text1"/>
          <w:sz w:val="20"/>
          <w:szCs w:val="20"/>
        </w:rPr>
        <w:t xml:space="preserve"> </w:t>
      </w:r>
      <w:r w:rsidR="00A46869" w:rsidRPr="000707C9">
        <w:rPr>
          <w:rFonts w:ascii="Helvetica" w:hAnsi="Helvetica"/>
          <w:color w:val="000000" w:themeColor="text1"/>
          <w:sz w:val="20"/>
          <w:szCs w:val="20"/>
        </w:rPr>
        <w:t>“</w:t>
      </w:r>
      <w:r w:rsidRPr="000707C9">
        <w:rPr>
          <w:rFonts w:ascii="Helvetica" w:hAnsi="Helvetica"/>
          <w:b/>
          <w:bCs/>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b/>
          <w:color w:val="000000" w:themeColor="text1"/>
          <w:sz w:val="20"/>
          <w:szCs w:val="20"/>
        </w:rPr>
        <w:t>CONTRIBUYENTE</w:t>
      </w:r>
      <w:r w:rsidR="00A46869" w:rsidRPr="000707C9">
        <w:rPr>
          <w:rFonts w:ascii="Helvetica" w:hAnsi="Helvetica"/>
          <w:b/>
          <w:color w:val="000000" w:themeColor="text1"/>
          <w:sz w:val="20"/>
          <w:szCs w:val="20"/>
        </w:rPr>
        <w:t>”</w:t>
      </w:r>
      <w:r w:rsidRPr="000707C9">
        <w:rPr>
          <w:rFonts w:ascii="Helvetica" w:hAnsi="Helvetica"/>
          <w:b/>
          <w:color w:val="000000" w:themeColor="text1"/>
          <w:sz w:val="20"/>
          <w:szCs w:val="20"/>
        </w:rPr>
        <w:t>.</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AL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TENOR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SIGUIENTES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DECLARACIONES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CLÁUSULAS.</w:t>
      </w:r>
    </w:p>
    <w:p w14:paraId="436948A2" w14:textId="77777777" w:rsidR="00486D39" w:rsidRPr="000707C9" w:rsidRDefault="00486D39" w:rsidP="007C7A1C">
      <w:pPr>
        <w:spacing w:line="276" w:lineRule="auto"/>
        <w:ind w:right="48"/>
        <w:jc w:val="both"/>
        <w:rPr>
          <w:rFonts w:ascii="Helvetica" w:hAnsi="Helvetica"/>
          <w:color w:val="000000" w:themeColor="text1"/>
          <w:sz w:val="20"/>
          <w:szCs w:val="20"/>
        </w:rPr>
      </w:pPr>
    </w:p>
    <w:p w14:paraId="56050F25" w14:textId="77777777" w:rsidR="007B2FBE" w:rsidRPr="000707C9" w:rsidRDefault="007B2FBE" w:rsidP="007C7A1C">
      <w:pPr>
        <w:pStyle w:val="Textoindependiente"/>
        <w:spacing w:before="1" w:line="276" w:lineRule="auto"/>
        <w:ind w:right="48"/>
        <w:jc w:val="both"/>
        <w:rPr>
          <w:rFonts w:ascii="Helvetica" w:hAnsi="Helvetica"/>
          <w:color w:val="000000" w:themeColor="text1"/>
          <w:sz w:val="20"/>
          <w:szCs w:val="20"/>
        </w:rPr>
      </w:pPr>
    </w:p>
    <w:p w14:paraId="1B22CF71" w14:textId="77777777" w:rsidR="007B2FBE" w:rsidRPr="000707C9" w:rsidRDefault="00000000" w:rsidP="007C7A1C">
      <w:pPr>
        <w:pStyle w:val="Ttulo"/>
        <w:spacing w:line="276" w:lineRule="auto"/>
        <w:ind w:left="0" w:right="48"/>
        <w:jc w:val="both"/>
        <w:rPr>
          <w:rFonts w:ascii="Helvetica" w:hAnsi="Helvetica"/>
          <w:color w:val="000000" w:themeColor="text1"/>
          <w:sz w:val="20"/>
          <w:szCs w:val="20"/>
        </w:rPr>
      </w:pPr>
      <w:r w:rsidRPr="000707C9">
        <w:rPr>
          <w:rFonts w:ascii="Helvetica" w:hAnsi="Helvetica"/>
          <w:color w:val="000000" w:themeColor="text1"/>
          <w:sz w:val="20"/>
          <w:szCs w:val="20"/>
        </w:rPr>
        <w:t>DECLARACIONES</w:t>
      </w:r>
    </w:p>
    <w:p w14:paraId="217CE317" w14:textId="77777777" w:rsidR="007B2FBE" w:rsidRPr="000707C9" w:rsidRDefault="007B2FBE" w:rsidP="007C7A1C">
      <w:pPr>
        <w:pStyle w:val="Textoindependiente"/>
        <w:spacing w:before="10" w:line="276" w:lineRule="auto"/>
        <w:ind w:right="48"/>
        <w:jc w:val="both"/>
        <w:rPr>
          <w:rFonts w:ascii="Helvetica" w:hAnsi="Helvetica"/>
          <w:b/>
          <w:color w:val="000000" w:themeColor="text1"/>
          <w:sz w:val="20"/>
          <w:szCs w:val="20"/>
        </w:rPr>
      </w:pPr>
    </w:p>
    <w:p w14:paraId="6D3C77BD" w14:textId="201B115A" w:rsidR="00E208DF" w:rsidRPr="000707C9" w:rsidRDefault="00E208DF" w:rsidP="00E208DF">
      <w:pPr>
        <w:pStyle w:val="Prrafodelista"/>
        <w:numPr>
          <w:ilvl w:val="0"/>
          <w:numId w:val="4"/>
        </w:numPr>
        <w:tabs>
          <w:tab w:val="left" w:pos="272"/>
        </w:tabs>
        <w:spacing w:before="1" w:line="276" w:lineRule="auto"/>
        <w:ind w:left="0" w:right="48" w:firstLine="0"/>
        <w:jc w:val="both"/>
        <w:rPr>
          <w:rFonts w:ascii="Helvetica" w:hAnsi="Helvetica"/>
          <w:bCs/>
          <w:color w:val="000000" w:themeColor="text1"/>
          <w:sz w:val="20"/>
          <w:szCs w:val="20"/>
        </w:rPr>
      </w:pPr>
      <w:r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Declara</w:t>
      </w:r>
      <w:r w:rsidRPr="000707C9">
        <w:rPr>
          <w:rFonts w:ascii="Helvetica" w:hAnsi="Helvetica"/>
          <w:b/>
          <w:color w:val="000000" w:themeColor="text1"/>
          <w:sz w:val="20"/>
          <w:szCs w:val="20"/>
        </w:rPr>
        <w:t xml:space="preserve"> “</w:t>
      </w:r>
      <w:r w:rsidRPr="000707C9">
        <w:rPr>
          <w:rFonts w:ascii="Helvetica" w:hAnsi="Helvetica"/>
          <w:b/>
          <w:bCs/>
          <w:color w:val="000000" w:themeColor="text1"/>
          <w:sz w:val="20"/>
          <w:szCs w:val="20"/>
        </w:rPr>
        <w:t>EC/TAX</w:t>
      </w:r>
      <w:r w:rsidRPr="000707C9">
        <w:rPr>
          <w:rFonts w:ascii="Helvetica" w:hAnsi="Helvetica"/>
          <w:b/>
          <w:color w:val="000000" w:themeColor="text1"/>
          <w:sz w:val="20"/>
          <w:szCs w:val="20"/>
        </w:rPr>
        <w:t xml:space="preserve">”, </w:t>
      </w:r>
      <w:r w:rsidRPr="000707C9">
        <w:rPr>
          <w:rFonts w:ascii="Helvetica" w:hAnsi="Helvetica"/>
          <w:bCs/>
          <w:color w:val="000000" w:themeColor="text1"/>
          <w:sz w:val="20"/>
          <w:szCs w:val="20"/>
        </w:rPr>
        <w:t>por conducto de su representante legal que:</w:t>
      </w:r>
    </w:p>
    <w:p w14:paraId="3379F849" w14:textId="77777777" w:rsidR="00E208DF" w:rsidRPr="000707C9" w:rsidRDefault="00E208DF" w:rsidP="00D973FE">
      <w:pPr>
        <w:pStyle w:val="Textoindependiente"/>
        <w:spacing w:before="10" w:line="276" w:lineRule="auto"/>
        <w:ind w:left="284" w:right="48"/>
        <w:jc w:val="both"/>
        <w:rPr>
          <w:rFonts w:ascii="Helvetica" w:hAnsi="Helvetica"/>
          <w:b/>
          <w:color w:val="000000" w:themeColor="text1"/>
          <w:sz w:val="20"/>
          <w:szCs w:val="20"/>
        </w:rPr>
      </w:pPr>
    </w:p>
    <w:p w14:paraId="4FD9C723" w14:textId="77777777" w:rsidR="00D973FE" w:rsidRDefault="00D973FE" w:rsidP="00D973FE">
      <w:pPr>
        <w:pStyle w:val="Prrafodelista"/>
        <w:numPr>
          <w:ilvl w:val="0"/>
          <w:numId w:val="15"/>
        </w:numPr>
        <w:tabs>
          <w:tab w:val="left" w:pos="272"/>
        </w:tabs>
        <w:spacing w:before="1" w:line="276" w:lineRule="auto"/>
        <w:ind w:left="284" w:right="48"/>
        <w:jc w:val="both"/>
        <w:rPr>
          <w:rFonts w:ascii="Helvetica" w:hAnsi="Helvetica"/>
          <w:bCs/>
          <w:color w:val="000000" w:themeColor="text1"/>
          <w:sz w:val="20"/>
          <w:szCs w:val="20"/>
          <w:lang w:val="es-MX"/>
        </w:rPr>
      </w:pPr>
      <w:r w:rsidRPr="00D973FE">
        <w:rPr>
          <w:rFonts w:ascii="Helvetica" w:hAnsi="Helvetica"/>
          <w:bCs/>
          <w:color w:val="000000" w:themeColor="text1"/>
          <w:sz w:val="20"/>
          <w:szCs w:val="20"/>
          <w:lang w:val="es-MX"/>
        </w:rPr>
        <w:t xml:space="preserve">Es una sociedad civil legalmente constituida bajo la denominación de MARTÍN GONZÁLEZ ASOCIADOS, S.C., conforme a las leyes vigentes en los Estados Unidos Mexicanos, en los términos de la escritura pública número 176,829 de fecha 2 de marzo de 2021, otorgada ante la fe del Licenciado Amando </w:t>
      </w:r>
      <w:proofErr w:type="spellStart"/>
      <w:r w:rsidRPr="00D973FE">
        <w:rPr>
          <w:rFonts w:ascii="Helvetica" w:hAnsi="Helvetica"/>
          <w:bCs/>
          <w:color w:val="000000" w:themeColor="text1"/>
          <w:sz w:val="20"/>
          <w:szCs w:val="20"/>
          <w:lang w:val="es-MX"/>
        </w:rPr>
        <w:t>Mastachi</w:t>
      </w:r>
      <w:proofErr w:type="spellEnd"/>
      <w:r w:rsidRPr="00D973FE">
        <w:rPr>
          <w:rFonts w:ascii="Helvetica" w:hAnsi="Helvetica"/>
          <w:bCs/>
          <w:color w:val="000000" w:themeColor="text1"/>
          <w:sz w:val="20"/>
          <w:szCs w:val="20"/>
          <w:lang w:val="es-MX"/>
        </w:rPr>
        <w:t xml:space="preserve"> </w:t>
      </w:r>
      <w:proofErr w:type="spellStart"/>
      <w:r w:rsidRPr="00D973FE">
        <w:rPr>
          <w:rFonts w:ascii="Helvetica" w:hAnsi="Helvetica"/>
          <w:bCs/>
          <w:color w:val="000000" w:themeColor="text1"/>
          <w:sz w:val="20"/>
          <w:szCs w:val="20"/>
          <w:lang w:val="es-MX"/>
        </w:rPr>
        <w:t>Aguario</w:t>
      </w:r>
      <w:proofErr w:type="spellEnd"/>
      <w:r w:rsidRPr="00D973FE">
        <w:rPr>
          <w:rFonts w:ascii="Helvetica" w:hAnsi="Helvetica"/>
          <w:bCs/>
          <w:color w:val="000000" w:themeColor="text1"/>
          <w:sz w:val="20"/>
          <w:szCs w:val="20"/>
          <w:lang w:val="es-MX"/>
        </w:rPr>
        <w:t>, Notario Público número 121, con ejercicio en la Ciudad de México; misma que se encuentra inscrita en el Registro Público de la Propiedad de la Ciudad de México en el folio de personas morales número 139014;</w:t>
      </w:r>
    </w:p>
    <w:p w14:paraId="4BDCC8EC" w14:textId="77777777" w:rsidR="00D973FE" w:rsidRPr="00D973FE" w:rsidRDefault="00D973FE" w:rsidP="00D973FE">
      <w:pPr>
        <w:pStyle w:val="Prrafodelista"/>
        <w:tabs>
          <w:tab w:val="left" w:pos="272"/>
        </w:tabs>
        <w:spacing w:before="1" w:line="276" w:lineRule="auto"/>
        <w:ind w:left="284" w:right="48"/>
        <w:jc w:val="both"/>
        <w:rPr>
          <w:rFonts w:ascii="Helvetica" w:hAnsi="Helvetica"/>
          <w:bCs/>
          <w:color w:val="000000" w:themeColor="text1"/>
          <w:sz w:val="20"/>
          <w:szCs w:val="20"/>
          <w:lang w:val="es-MX"/>
        </w:rPr>
      </w:pPr>
    </w:p>
    <w:p w14:paraId="70B9710A" w14:textId="77777777" w:rsidR="00D973FE" w:rsidRDefault="00D973FE" w:rsidP="00D973FE">
      <w:pPr>
        <w:pStyle w:val="Prrafodelista"/>
        <w:numPr>
          <w:ilvl w:val="0"/>
          <w:numId w:val="15"/>
        </w:numPr>
        <w:tabs>
          <w:tab w:val="left" w:pos="272"/>
        </w:tabs>
        <w:spacing w:before="1" w:line="276" w:lineRule="auto"/>
        <w:ind w:left="284" w:right="48"/>
        <w:jc w:val="both"/>
        <w:rPr>
          <w:rFonts w:ascii="Helvetica" w:hAnsi="Helvetica"/>
          <w:bCs/>
          <w:color w:val="000000" w:themeColor="text1"/>
          <w:sz w:val="20"/>
          <w:szCs w:val="20"/>
          <w:lang w:val="es-MX"/>
        </w:rPr>
      </w:pPr>
      <w:r w:rsidRPr="00D973FE">
        <w:rPr>
          <w:rFonts w:ascii="Helvetica" w:hAnsi="Helvetica"/>
          <w:bCs/>
          <w:color w:val="000000" w:themeColor="text1"/>
          <w:sz w:val="20"/>
          <w:szCs w:val="20"/>
          <w:lang w:val="es-MX"/>
        </w:rPr>
        <w:t xml:space="preserve">Mediante Escritura Pública 189,321 otorgada el 5 de abril de 2023 ante la fe del licenciado Amando </w:t>
      </w:r>
      <w:proofErr w:type="spellStart"/>
      <w:r w:rsidRPr="00D973FE">
        <w:rPr>
          <w:rFonts w:ascii="Helvetica" w:hAnsi="Helvetica"/>
          <w:bCs/>
          <w:color w:val="000000" w:themeColor="text1"/>
          <w:sz w:val="20"/>
          <w:szCs w:val="20"/>
          <w:lang w:val="es-MX"/>
        </w:rPr>
        <w:t>Mastachi</w:t>
      </w:r>
      <w:proofErr w:type="spellEnd"/>
      <w:r w:rsidRPr="00D973FE">
        <w:rPr>
          <w:rFonts w:ascii="Helvetica" w:hAnsi="Helvetica"/>
          <w:bCs/>
          <w:color w:val="000000" w:themeColor="text1"/>
          <w:sz w:val="20"/>
          <w:szCs w:val="20"/>
          <w:lang w:val="es-MX"/>
        </w:rPr>
        <w:t xml:space="preserve"> </w:t>
      </w:r>
      <w:proofErr w:type="spellStart"/>
      <w:r w:rsidRPr="00D973FE">
        <w:rPr>
          <w:rFonts w:ascii="Helvetica" w:hAnsi="Helvetica"/>
          <w:bCs/>
          <w:color w:val="000000" w:themeColor="text1"/>
          <w:sz w:val="20"/>
          <w:szCs w:val="20"/>
          <w:lang w:val="es-MX"/>
        </w:rPr>
        <w:t>Aguario</w:t>
      </w:r>
      <w:proofErr w:type="spellEnd"/>
      <w:r w:rsidRPr="00D973FE">
        <w:rPr>
          <w:rFonts w:ascii="Helvetica" w:hAnsi="Helvetica"/>
          <w:bCs/>
          <w:color w:val="000000" w:themeColor="text1"/>
          <w:sz w:val="20"/>
          <w:szCs w:val="20"/>
          <w:lang w:val="es-MX"/>
        </w:rPr>
        <w:t>, Notario Público número 121, con ejercicio en la Ciudad de México, MARTÍN GONZÁLEZ ASOCIADOS, S.C. modificó su denominación social para quedar con la de LGC SERVICIOS JURÍDICOS, S.C.;</w:t>
      </w:r>
    </w:p>
    <w:p w14:paraId="7877EA37" w14:textId="77777777" w:rsidR="00D973FE" w:rsidRPr="00D973FE" w:rsidRDefault="00D973FE" w:rsidP="00D973FE">
      <w:pPr>
        <w:pStyle w:val="Prrafodelista"/>
        <w:tabs>
          <w:tab w:val="left" w:pos="272"/>
        </w:tabs>
        <w:spacing w:before="1" w:line="276" w:lineRule="auto"/>
        <w:ind w:left="284" w:right="48"/>
        <w:rPr>
          <w:rFonts w:ascii="Helvetica" w:hAnsi="Helvetica"/>
          <w:bCs/>
          <w:color w:val="000000" w:themeColor="text1"/>
          <w:sz w:val="20"/>
          <w:szCs w:val="20"/>
          <w:lang w:val="es-MX"/>
        </w:rPr>
      </w:pPr>
    </w:p>
    <w:p w14:paraId="153278FB" w14:textId="71F5ED86" w:rsidR="00D973FE" w:rsidRDefault="00D973FE" w:rsidP="00D973FE">
      <w:pPr>
        <w:pStyle w:val="Prrafodelista"/>
        <w:numPr>
          <w:ilvl w:val="0"/>
          <w:numId w:val="15"/>
        </w:numPr>
        <w:tabs>
          <w:tab w:val="left" w:pos="272"/>
        </w:tabs>
        <w:spacing w:before="1" w:line="276" w:lineRule="auto"/>
        <w:ind w:left="284" w:right="48"/>
        <w:jc w:val="both"/>
        <w:rPr>
          <w:rFonts w:ascii="Helvetica" w:hAnsi="Helvetica"/>
          <w:bCs/>
          <w:color w:val="000000" w:themeColor="text1"/>
          <w:sz w:val="20"/>
          <w:szCs w:val="20"/>
          <w:lang w:val="es-MX"/>
        </w:rPr>
      </w:pPr>
      <w:r w:rsidRPr="00D973FE">
        <w:rPr>
          <w:rFonts w:ascii="Helvetica" w:hAnsi="Helvetica"/>
          <w:bCs/>
          <w:color w:val="000000" w:themeColor="text1"/>
          <w:sz w:val="20"/>
          <w:szCs w:val="20"/>
          <w:lang w:val="es-MX"/>
        </w:rPr>
        <w:t>Su representante, JUAN FERNANDO LÓPEZ GARCÍA CANO, cuenta con facultades suficientes para la celebración del presente Contrato, según consta en la Escritura Pública número 119,030 de fecha 21 de diciembre de 2022, otorgada ante la fe del Licenciado Javier Ceballos Lujambio, Notario Público número 110, con ejercicio en la Ciudad de México, facultades que no le han sido modificadas, revocadas ni limitadas en forma alguna;</w:t>
      </w:r>
    </w:p>
    <w:p w14:paraId="7DFC9F5C" w14:textId="77777777" w:rsidR="00D973FE" w:rsidRPr="00D973FE" w:rsidRDefault="00D973FE" w:rsidP="00D973FE">
      <w:pPr>
        <w:pStyle w:val="Prrafodelista"/>
        <w:tabs>
          <w:tab w:val="left" w:pos="272"/>
        </w:tabs>
        <w:spacing w:before="1" w:line="276" w:lineRule="auto"/>
        <w:ind w:left="284" w:right="48"/>
        <w:rPr>
          <w:rFonts w:ascii="Helvetica" w:hAnsi="Helvetica"/>
          <w:bCs/>
          <w:color w:val="000000" w:themeColor="text1"/>
          <w:sz w:val="20"/>
          <w:szCs w:val="20"/>
          <w:lang w:val="es-MX"/>
        </w:rPr>
      </w:pPr>
    </w:p>
    <w:p w14:paraId="674B419C" w14:textId="77777777" w:rsidR="00D973FE" w:rsidRPr="00D973FE" w:rsidRDefault="00D973FE" w:rsidP="00D973FE">
      <w:pPr>
        <w:pStyle w:val="Prrafodelista"/>
        <w:numPr>
          <w:ilvl w:val="0"/>
          <w:numId w:val="15"/>
        </w:numPr>
        <w:tabs>
          <w:tab w:val="left" w:pos="272"/>
        </w:tabs>
        <w:spacing w:before="1" w:line="276" w:lineRule="auto"/>
        <w:ind w:left="284" w:right="48"/>
        <w:rPr>
          <w:rFonts w:ascii="Helvetica" w:hAnsi="Helvetica"/>
          <w:color w:val="000000" w:themeColor="text1"/>
          <w:sz w:val="20"/>
          <w:szCs w:val="20"/>
          <w:lang w:val="es-MX"/>
        </w:rPr>
      </w:pPr>
      <w:r w:rsidRPr="00D973FE">
        <w:rPr>
          <w:rFonts w:ascii="Helvetica" w:hAnsi="Helvetica"/>
          <w:bCs/>
          <w:color w:val="000000" w:themeColor="text1"/>
          <w:sz w:val="20"/>
          <w:szCs w:val="20"/>
          <w:lang w:val="es-MX"/>
        </w:rPr>
        <w:t>Cuenta con Registro Federal de Contribuyentes con cédula MGA210302II3;</w:t>
      </w:r>
    </w:p>
    <w:p w14:paraId="7CE73046" w14:textId="77777777" w:rsidR="00D973FE" w:rsidRPr="00D973FE" w:rsidRDefault="00D973FE" w:rsidP="00D973FE">
      <w:pPr>
        <w:pStyle w:val="Prrafodelista"/>
        <w:tabs>
          <w:tab w:val="left" w:pos="272"/>
        </w:tabs>
        <w:spacing w:before="1"/>
        <w:ind w:left="284" w:right="48"/>
        <w:rPr>
          <w:rFonts w:ascii="Helvetica" w:hAnsi="Helvetica"/>
          <w:color w:val="000000" w:themeColor="text1"/>
          <w:sz w:val="20"/>
          <w:szCs w:val="20"/>
          <w:lang w:val="es-MX"/>
        </w:rPr>
      </w:pPr>
    </w:p>
    <w:p w14:paraId="6929DEC5" w14:textId="77777777" w:rsidR="0070556F" w:rsidRPr="0070556F" w:rsidRDefault="00D973FE" w:rsidP="0070556F">
      <w:pPr>
        <w:pStyle w:val="Prrafodelista"/>
        <w:numPr>
          <w:ilvl w:val="0"/>
          <w:numId w:val="15"/>
        </w:numPr>
        <w:tabs>
          <w:tab w:val="left" w:pos="272"/>
        </w:tabs>
        <w:spacing w:before="1" w:line="276" w:lineRule="auto"/>
        <w:ind w:left="284" w:right="48"/>
        <w:jc w:val="both"/>
        <w:rPr>
          <w:rFonts w:ascii="Helvetica" w:hAnsi="Helvetica"/>
          <w:color w:val="000000" w:themeColor="text1"/>
          <w:sz w:val="20"/>
          <w:szCs w:val="20"/>
        </w:rPr>
      </w:pPr>
      <w:r w:rsidRPr="00D973FE">
        <w:rPr>
          <w:rFonts w:ascii="Helvetica" w:hAnsi="Helvetica"/>
          <w:bCs/>
          <w:color w:val="000000" w:themeColor="text1"/>
          <w:sz w:val="20"/>
          <w:szCs w:val="20"/>
          <w:lang w:val="es-MX"/>
        </w:rPr>
        <w:t>Tiene su domicilio ubicado en Avenida de los Alpes número 1159 B, Colonia Lomas de Chapultepec VI Sección, Demarcación Territorial Miguel Hidalgo, Código Postal 11000; mismo que señala para oír y recibir todo tipo de documentos y notificaciones que deriven de los actos inherentes a este instrumento y a sus Convenios;</w:t>
      </w:r>
    </w:p>
    <w:p w14:paraId="6A059C37" w14:textId="77777777" w:rsidR="0070556F" w:rsidRPr="0070556F" w:rsidRDefault="0070556F" w:rsidP="0070556F">
      <w:pPr>
        <w:pStyle w:val="Prrafodelista"/>
        <w:tabs>
          <w:tab w:val="left" w:pos="272"/>
        </w:tabs>
        <w:spacing w:before="1" w:line="276" w:lineRule="auto"/>
        <w:ind w:left="284" w:right="48"/>
        <w:jc w:val="both"/>
        <w:rPr>
          <w:rFonts w:ascii="Helvetica" w:hAnsi="Helvetica"/>
          <w:color w:val="000000" w:themeColor="text1"/>
          <w:sz w:val="20"/>
          <w:szCs w:val="20"/>
        </w:rPr>
      </w:pPr>
    </w:p>
    <w:p w14:paraId="14CBE6DC" w14:textId="5CA4561F" w:rsidR="0070556F" w:rsidRDefault="00E208DF" w:rsidP="0070556F">
      <w:pPr>
        <w:pStyle w:val="Prrafodelista"/>
        <w:numPr>
          <w:ilvl w:val="0"/>
          <w:numId w:val="15"/>
        </w:numPr>
        <w:tabs>
          <w:tab w:val="left" w:pos="272"/>
        </w:tabs>
        <w:spacing w:before="1" w:line="276" w:lineRule="auto"/>
        <w:ind w:left="284" w:right="48"/>
        <w:jc w:val="both"/>
        <w:rPr>
          <w:rFonts w:ascii="Helvetica" w:hAnsi="Helvetica"/>
          <w:color w:val="000000" w:themeColor="text1"/>
          <w:sz w:val="20"/>
          <w:szCs w:val="20"/>
        </w:rPr>
      </w:pPr>
      <w:r w:rsidRPr="0070556F">
        <w:rPr>
          <w:rFonts w:ascii="Helvetica" w:hAnsi="Helvetica"/>
          <w:color w:val="000000" w:themeColor="text1"/>
          <w:sz w:val="20"/>
          <w:szCs w:val="20"/>
        </w:rPr>
        <w:t>E</w:t>
      </w:r>
      <w:r w:rsidR="00104CE0" w:rsidRPr="0070556F">
        <w:rPr>
          <w:rFonts w:ascii="Helvetica" w:hAnsi="Helvetica"/>
          <w:color w:val="000000" w:themeColor="text1"/>
          <w:sz w:val="20"/>
          <w:szCs w:val="20"/>
        </w:rPr>
        <w:t>ntre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su</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objeto</w:t>
      </w:r>
      <w:r w:rsidR="00104CE0" w:rsidRPr="0070556F">
        <w:rPr>
          <w:rFonts w:ascii="Helvetica" w:hAnsi="Helvetica"/>
          <w:color w:val="000000" w:themeColor="text1"/>
          <w:sz w:val="20"/>
          <w:szCs w:val="20"/>
        </w:rPr>
        <w:t xml:space="preserve"> social se encuentran los de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brindar</w:t>
      </w:r>
      <w:r w:rsidR="00B70567" w:rsidRPr="0070556F">
        <w:rPr>
          <w:rFonts w:ascii="Helvetica" w:hAnsi="Helvetica"/>
          <w:color w:val="000000" w:themeColor="text1"/>
          <w:sz w:val="20"/>
          <w:szCs w:val="20"/>
        </w:rPr>
        <w:t xml:space="preserve"> </w:t>
      </w:r>
      <w:r w:rsidR="00104CE0" w:rsidRPr="0070556F">
        <w:rPr>
          <w:rFonts w:ascii="Helvetica" w:hAnsi="Helvetica"/>
          <w:color w:val="000000" w:themeColor="text1"/>
          <w:sz w:val="20"/>
          <w:szCs w:val="20"/>
        </w:rPr>
        <w:t>servicios, consultorías y asesoría en materia legal en todas sus áreas, así como la prestación de servicios profesionales y técnicos en la materia antes descrita, ya sea a empresas dedicadas a estas áreas, así como a toda clase de personas físicas y morales</w:t>
      </w:r>
      <w:r w:rsidR="001D7AF6">
        <w:rPr>
          <w:rFonts w:ascii="Helvetica" w:hAnsi="Helvetica"/>
          <w:color w:val="000000" w:themeColor="text1"/>
          <w:sz w:val="20"/>
          <w:szCs w:val="20"/>
        </w:rPr>
        <w:t>;</w:t>
      </w:r>
    </w:p>
    <w:p w14:paraId="5A0CBFF3" w14:textId="77777777" w:rsidR="0070556F" w:rsidRDefault="0070556F" w:rsidP="0070556F">
      <w:pPr>
        <w:pStyle w:val="Prrafodelista"/>
        <w:tabs>
          <w:tab w:val="left" w:pos="272"/>
        </w:tabs>
        <w:spacing w:before="1" w:line="276" w:lineRule="auto"/>
        <w:ind w:left="284" w:right="48"/>
        <w:jc w:val="both"/>
        <w:rPr>
          <w:rFonts w:ascii="Helvetica" w:hAnsi="Helvetica"/>
          <w:color w:val="000000" w:themeColor="text1"/>
          <w:sz w:val="20"/>
          <w:szCs w:val="20"/>
        </w:rPr>
      </w:pPr>
    </w:p>
    <w:p w14:paraId="76D5BA82" w14:textId="43DF7F36" w:rsidR="0070556F" w:rsidRDefault="00E208DF" w:rsidP="0070556F">
      <w:pPr>
        <w:pStyle w:val="Prrafodelista"/>
        <w:numPr>
          <w:ilvl w:val="0"/>
          <w:numId w:val="15"/>
        </w:numPr>
        <w:tabs>
          <w:tab w:val="left" w:pos="272"/>
        </w:tabs>
        <w:spacing w:before="1" w:line="276" w:lineRule="auto"/>
        <w:ind w:left="284" w:right="48"/>
        <w:jc w:val="both"/>
        <w:rPr>
          <w:rFonts w:ascii="Helvetica" w:hAnsi="Helvetica"/>
          <w:color w:val="000000" w:themeColor="text1"/>
          <w:sz w:val="20"/>
          <w:szCs w:val="20"/>
        </w:rPr>
      </w:pPr>
      <w:r w:rsidRPr="0070556F">
        <w:rPr>
          <w:rFonts w:ascii="Helvetica" w:hAnsi="Helvetica"/>
          <w:color w:val="000000" w:themeColor="text1"/>
          <w:sz w:val="20"/>
          <w:szCs w:val="20"/>
        </w:rPr>
        <w:t>Cuenta con</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los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elementos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humanos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y</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materiales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necesarios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y</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suficientes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para</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prestar</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el</w:t>
      </w:r>
      <w:r w:rsidR="00B70567" w:rsidRPr="0070556F">
        <w:rPr>
          <w:rFonts w:ascii="Helvetica" w:hAnsi="Helvetica"/>
          <w:color w:val="000000" w:themeColor="text1"/>
          <w:sz w:val="20"/>
          <w:szCs w:val="20"/>
        </w:rPr>
        <w:t xml:space="preserve"> </w:t>
      </w:r>
      <w:r w:rsidRPr="0070556F">
        <w:rPr>
          <w:rFonts w:ascii="Helvetica" w:hAnsi="Helvetica"/>
          <w:b/>
          <w:bCs/>
          <w:color w:val="000000" w:themeColor="text1"/>
          <w:sz w:val="20"/>
          <w:szCs w:val="20"/>
        </w:rPr>
        <w:t>SERVICIO</w:t>
      </w:r>
      <w:r w:rsidR="00B70567" w:rsidRPr="0070556F">
        <w:rPr>
          <w:rFonts w:ascii="Helvetica" w:hAnsi="Helvetica"/>
          <w:b/>
          <w:bCs/>
          <w:color w:val="000000" w:themeColor="text1"/>
          <w:sz w:val="20"/>
          <w:szCs w:val="20"/>
        </w:rPr>
        <w:t xml:space="preserve"> </w:t>
      </w:r>
      <w:r w:rsidRPr="0070556F">
        <w:rPr>
          <w:rFonts w:ascii="Helvetica" w:hAnsi="Helvetica"/>
          <w:b/>
          <w:bCs/>
          <w:color w:val="000000" w:themeColor="text1"/>
          <w:sz w:val="20"/>
          <w:szCs w:val="20"/>
        </w:rPr>
        <w:t>JURÍDICO</w:t>
      </w:r>
      <w:r w:rsidR="003B0454" w:rsidRPr="0070556F">
        <w:rPr>
          <w:rFonts w:ascii="Helvetica" w:hAnsi="Helvetica"/>
          <w:b/>
          <w:bCs/>
          <w:color w:val="000000" w:themeColor="text1"/>
          <w:sz w:val="20"/>
          <w:szCs w:val="20"/>
        </w:rPr>
        <w:t xml:space="preserve">-CONTABLE </w:t>
      </w:r>
      <w:r w:rsidRPr="0070556F">
        <w:rPr>
          <w:rFonts w:ascii="Helvetica" w:hAnsi="Helvetica"/>
          <w:b/>
          <w:bCs/>
          <w:color w:val="000000" w:themeColor="text1"/>
          <w:sz w:val="20"/>
          <w:szCs w:val="20"/>
        </w:rPr>
        <w:t>INTEGRAL</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en</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las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materias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del</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derecho</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Administrativo</w:t>
      </w:r>
      <w:r w:rsidR="00844AA2"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y</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Fiscal</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favor</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todas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las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personas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físicas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y/o</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morales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que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así</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lo</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soliciten</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y</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que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se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encuentren</w:t>
      </w:r>
      <w:r w:rsidR="00B70567" w:rsidRPr="0070556F">
        <w:rPr>
          <w:rFonts w:ascii="Helvetica" w:hAnsi="Helvetica"/>
          <w:color w:val="000000" w:themeColor="text1"/>
          <w:sz w:val="20"/>
          <w:szCs w:val="20"/>
        </w:rPr>
        <w:t xml:space="preserve"> </w:t>
      </w:r>
      <w:r w:rsidR="00844AA2" w:rsidRPr="0070556F">
        <w:rPr>
          <w:rFonts w:ascii="Helvetica" w:hAnsi="Helvetica"/>
          <w:color w:val="000000" w:themeColor="text1"/>
          <w:sz w:val="20"/>
          <w:szCs w:val="20"/>
        </w:rPr>
        <w:t>inscritas en el Registro Federal de Contribuyentes del Servicio de Administración Tributaria</w:t>
      </w:r>
      <w:r w:rsidR="001D7AF6">
        <w:rPr>
          <w:rFonts w:ascii="Helvetica" w:hAnsi="Helvetica"/>
          <w:color w:val="000000" w:themeColor="text1"/>
          <w:sz w:val="20"/>
          <w:szCs w:val="20"/>
        </w:rPr>
        <w:t>;</w:t>
      </w:r>
    </w:p>
    <w:p w14:paraId="25D0D1E6" w14:textId="77777777" w:rsidR="0070556F" w:rsidRDefault="0070556F" w:rsidP="0070556F">
      <w:pPr>
        <w:pStyle w:val="Prrafodelista"/>
        <w:tabs>
          <w:tab w:val="left" w:pos="272"/>
        </w:tabs>
        <w:spacing w:before="1" w:line="276" w:lineRule="auto"/>
        <w:ind w:left="284" w:right="48"/>
        <w:jc w:val="both"/>
        <w:rPr>
          <w:rFonts w:ascii="Helvetica" w:hAnsi="Helvetica"/>
          <w:color w:val="000000" w:themeColor="text1"/>
          <w:sz w:val="20"/>
          <w:szCs w:val="20"/>
        </w:rPr>
      </w:pPr>
    </w:p>
    <w:p w14:paraId="09F3727A" w14:textId="7E4CD24A" w:rsidR="0070556F" w:rsidRDefault="00E208DF" w:rsidP="0070556F">
      <w:pPr>
        <w:pStyle w:val="Prrafodelista"/>
        <w:numPr>
          <w:ilvl w:val="0"/>
          <w:numId w:val="15"/>
        </w:numPr>
        <w:tabs>
          <w:tab w:val="left" w:pos="272"/>
        </w:tabs>
        <w:spacing w:before="1" w:line="276" w:lineRule="auto"/>
        <w:ind w:left="284" w:right="48"/>
        <w:jc w:val="both"/>
        <w:rPr>
          <w:rFonts w:ascii="Helvetica" w:hAnsi="Helvetica"/>
          <w:color w:val="000000" w:themeColor="text1"/>
          <w:sz w:val="20"/>
          <w:szCs w:val="20"/>
        </w:rPr>
      </w:pPr>
      <w:r w:rsidRPr="0070556F">
        <w:rPr>
          <w:rFonts w:ascii="Helvetica" w:hAnsi="Helvetica"/>
          <w:color w:val="000000" w:themeColor="text1"/>
          <w:sz w:val="20"/>
          <w:szCs w:val="20"/>
        </w:rPr>
        <w:t>Cuenta con</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abogados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expertos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en</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asuntos</w:t>
      </w:r>
      <w:r w:rsidR="00B70567" w:rsidRPr="0070556F">
        <w:rPr>
          <w:rFonts w:ascii="Helvetica" w:hAnsi="Helvetica"/>
          <w:color w:val="000000" w:themeColor="text1"/>
          <w:sz w:val="20"/>
          <w:szCs w:val="20"/>
        </w:rPr>
        <w:t xml:space="preserve"> </w:t>
      </w:r>
      <w:r w:rsidR="00132DE0" w:rsidRPr="0070556F">
        <w:rPr>
          <w:rFonts w:ascii="Helvetica" w:hAnsi="Helvetica"/>
          <w:color w:val="000000" w:themeColor="text1"/>
          <w:sz w:val="20"/>
          <w:szCs w:val="20"/>
        </w:rPr>
        <w:t>administrativos, fiscales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y</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demás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áreas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del</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Derecho,</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lo</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anterior</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efecto</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proteger</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todos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los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intereses</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w:t>
      </w:r>
      <w:r w:rsidR="00B70567" w:rsidRPr="0070556F">
        <w:rPr>
          <w:rFonts w:ascii="Helvetica" w:hAnsi="Helvetica"/>
          <w:color w:val="000000" w:themeColor="text1"/>
          <w:sz w:val="20"/>
          <w:szCs w:val="20"/>
        </w:rPr>
        <w:t xml:space="preserve"> </w:t>
      </w:r>
      <w:r w:rsidR="00A46869" w:rsidRPr="0070556F">
        <w:rPr>
          <w:rFonts w:ascii="Helvetica" w:hAnsi="Helvetica"/>
          <w:b/>
          <w:color w:val="000000" w:themeColor="text1"/>
          <w:sz w:val="20"/>
          <w:szCs w:val="20"/>
        </w:rPr>
        <w:t>“</w:t>
      </w:r>
      <w:r w:rsidR="007505DF" w:rsidRPr="0070556F">
        <w:rPr>
          <w:rFonts w:ascii="Helvetica" w:hAnsi="Helvetica"/>
          <w:b/>
          <w:color w:val="000000" w:themeColor="text1"/>
          <w:sz w:val="20"/>
          <w:szCs w:val="20"/>
        </w:rPr>
        <w:t>EL CONTRIBUYENTE</w:t>
      </w:r>
      <w:r w:rsidR="00A46869" w:rsidRPr="0070556F">
        <w:rPr>
          <w:rFonts w:ascii="Helvetica" w:hAnsi="Helvetica"/>
          <w:b/>
          <w:color w:val="000000" w:themeColor="text1"/>
          <w:sz w:val="20"/>
          <w:szCs w:val="20"/>
        </w:rPr>
        <w:t>”</w:t>
      </w:r>
      <w:r w:rsidR="00B70567" w:rsidRPr="0070556F">
        <w:rPr>
          <w:rFonts w:ascii="Helvetica" w:hAnsi="Helvetica"/>
          <w:b/>
          <w:color w:val="000000" w:themeColor="text1"/>
          <w:sz w:val="20"/>
          <w:szCs w:val="20"/>
        </w:rPr>
        <w:t xml:space="preserve"> </w:t>
      </w:r>
      <w:r w:rsidRPr="0070556F">
        <w:rPr>
          <w:rFonts w:ascii="Helvetica" w:hAnsi="Helvetica"/>
          <w:color w:val="000000" w:themeColor="text1"/>
          <w:sz w:val="20"/>
          <w:szCs w:val="20"/>
        </w:rPr>
        <w:t>para</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su</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mejor</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lastRenderedPageBreak/>
        <w:t>representación</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y</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defensa</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ante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cualquier</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autoridad</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competente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dentro</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de</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la</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república</w:t>
      </w:r>
      <w:r w:rsidR="00B70567" w:rsidRPr="0070556F">
        <w:rPr>
          <w:rFonts w:ascii="Helvetica" w:hAnsi="Helvetica"/>
          <w:color w:val="000000" w:themeColor="text1"/>
          <w:sz w:val="20"/>
          <w:szCs w:val="20"/>
        </w:rPr>
        <w:t xml:space="preserve"> </w:t>
      </w:r>
      <w:r w:rsidRPr="0070556F">
        <w:rPr>
          <w:rFonts w:ascii="Helvetica" w:hAnsi="Helvetica"/>
          <w:color w:val="000000" w:themeColor="text1"/>
          <w:sz w:val="20"/>
          <w:szCs w:val="20"/>
        </w:rPr>
        <w:t>mexicana</w:t>
      </w:r>
      <w:r w:rsidR="001D7AF6">
        <w:rPr>
          <w:rFonts w:ascii="Helvetica" w:hAnsi="Helvetica"/>
          <w:color w:val="000000" w:themeColor="text1"/>
          <w:sz w:val="20"/>
          <w:szCs w:val="20"/>
        </w:rPr>
        <w:t>; y</w:t>
      </w:r>
    </w:p>
    <w:p w14:paraId="463E17CB" w14:textId="77777777" w:rsidR="0070556F" w:rsidRDefault="0070556F" w:rsidP="0070556F">
      <w:pPr>
        <w:pStyle w:val="Prrafodelista"/>
        <w:tabs>
          <w:tab w:val="left" w:pos="272"/>
        </w:tabs>
        <w:spacing w:before="1" w:line="276" w:lineRule="auto"/>
        <w:ind w:left="284" w:right="48"/>
        <w:jc w:val="both"/>
        <w:rPr>
          <w:rFonts w:ascii="Helvetica" w:hAnsi="Helvetica"/>
          <w:color w:val="000000" w:themeColor="text1"/>
          <w:sz w:val="20"/>
          <w:szCs w:val="20"/>
        </w:rPr>
      </w:pPr>
    </w:p>
    <w:p w14:paraId="71D3FCEC" w14:textId="6ADF631B" w:rsidR="00E208DF" w:rsidRDefault="00E208DF" w:rsidP="0070556F">
      <w:pPr>
        <w:pStyle w:val="Prrafodelista"/>
        <w:numPr>
          <w:ilvl w:val="0"/>
          <w:numId w:val="15"/>
        </w:numPr>
        <w:tabs>
          <w:tab w:val="left" w:pos="272"/>
        </w:tabs>
        <w:spacing w:before="1" w:line="276" w:lineRule="auto"/>
        <w:ind w:left="284" w:right="48"/>
        <w:jc w:val="both"/>
        <w:rPr>
          <w:rFonts w:ascii="Helvetica" w:hAnsi="Helvetica"/>
          <w:color w:val="000000" w:themeColor="text1"/>
          <w:sz w:val="20"/>
          <w:szCs w:val="20"/>
        </w:rPr>
      </w:pPr>
      <w:r w:rsidRPr="0070556F">
        <w:rPr>
          <w:rFonts w:ascii="Helvetica" w:hAnsi="Helvetica"/>
          <w:color w:val="000000" w:themeColor="text1"/>
          <w:sz w:val="20"/>
          <w:szCs w:val="20"/>
        </w:rPr>
        <w:t xml:space="preserve">Cuenta </w:t>
      </w:r>
      <w:r w:rsidR="003B0454" w:rsidRPr="0070556F">
        <w:rPr>
          <w:rFonts w:ascii="Helvetica" w:hAnsi="Helvetica"/>
          <w:color w:val="000000" w:themeColor="text1"/>
          <w:sz w:val="20"/>
          <w:szCs w:val="20"/>
        </w:rPr>
        <w:t>con contadores públicos que cuentan con conocimientos en la atención de auditorías ante cualquier autoridad recaudadora dentro de la república mexicana.</w:t>
      </w:r>
    </w:p>
    <w:p w14:paraId="0CE88B43" w14:textId="77777777" w:rsidR="0070556F" w:rsidRPr="0070556F" w:rsidRDefault="0070556F" w:rsidP="0070556F">
      <w:pPr>
        <w:pStyle w:val="Prrafodelista"/>
        <w:tabs>
          <w:tab w:val="left" w:pos="272"/>
        </w:tabs>
        <w:spacing w:before="1" w:line="276" w:lineRule="auto"/>
        <w:ind w:left="284" w:right="48"/>
        <w:jc w:val="both"/>
        <w:rPr>
          <w:rFonts w:ascii="Helvetica" w:hAnsi="Helvetica"/>
          <w:color w:val="000000" w:themeColor="text1"/>
          <w:sz w:val="20"/>
          <w:szCs w:val="20"/>
        </w:rPr>
      </w:pPr>
    </w:p>
    <w:p w14:paraId="15417DC5" w14:textId="51931B88" w:rsidR="00464236" w:rsidRPr="000707C9" w:rsidRDefault="00464236" w:rsidP="00E544E7">
      <w:pPr>
        <w:pStyle w:val="Prrafodelista"/>
        <w:numPr>
          <w:ilvl w:val="0"/>
          <w:numId w:val="4"/>
        </w:numPr>
        <w:tabs>
          <w:tab w:val="left" w:pos="272"/>
        </w:tabs>
        <w:spacing w:before="1" w:line="276" w:lineRule="auto"/>
        <w:ind w:left="0" w:right="48" w:firstLine="0"/>
        <w:jc w:val="both"/>
        <w:rPr>
          <w:rFonts w:ascii="Helvetica" w:hAnsi="Helvetica"/>
          <w:bCs/>
          <w:color w:val="000000" w:themeColor="text1"/>
          <w:sz w:val="20"/>
          <w:szCs w:val="20"/>
        </w:rPr>
      </w:pPr>
      <w:r w:rsidRPr="000707C9">
        <w:rPr>
          <w:rFonts w:ascii="Helvetica" w:hAnsi="Helvetica"/>
          <w:color w:val="000000" w:themeColor="text1"/>
          <w:sz w:val="20"/>
          <w:szCs w:val="20"/>
        </w:rPr>
        <w:t>Declara</w:t>
      </w:r>
      <w:r w:rsidRPr="000707C9">
        <w:rPr>
          <w:rFonts w:ascii="Helvetica" w:hAnsi="Helvetica"/>
          <w:b/>
          <w:color w:val="000000" w:themeColor="text1"/>
          <w:sz w:val="20"/>
          <w:szCs w:val="20"/>
        </w:rPr>
        <w:t xml:space="preserve"> “</w:t>
      </w:r>
      <w:r w:rsidR="005573AD" w:rsidRPr="000707C9">
        <w:rPr>
          <w:rFonts w:ascii="Helvetica" w:hAnsi="Helvetica"/>
          <w:b/>
          <w:bCs/>
          <w:color w:val="000000" w:themeColor="text1"/>
          <w:sz w:val="20"/>
          <w:szCs w:val="20"/>
        </w:rPr>
        <w:t>EL CONTRIBUYENTE</w:t>
      </w:r>
      <w:r w:rsidRPr="000707C9">
        <w:rPr>
          <w:rFonts w:ascii="Helvetica" w:hAnsi="Helvetica"/>
          <w:b/>
          <w:color w:val="000000" w:themeColor="text1"/>
          <w:sz w:val="20"/>
          <w:szCs w:val="20"/>
        </w:rPr>
        <w:t xml:space="preserve">”, </w:t>
      </w:r>
      <w:r w:rsidRPr="000707C9">
        <w:rPr>
          <w:rFonts w:ascii="Helvetica" w:hAnsi="Helvetica"/>
          <w:bCs/>
          <w:color w:val="000000" w:themeColor="text1"/>
          <w:sz w:val="20"/>
          <w:szCs w:val="20"/>
        </w:rPr>
        <w:t>por conducto de su representante legal que:</w:t>
      </w:r>
    </w:p>
    <w:p w14:paraId="686B276A" w14:textId="77777777" w:rsidR="00E208DF" w:rsidRPr="000707C9" w:rsidRDefault="00E208DF" w:rsidP="00E208DF">
      <w:pPr>
        <w:tabs>
          <w:tab w:val="left" w:pos="264"/>
        </w:tabs>
        <w:spacing w:line="276" w:lineRule="auto"/>
        <w:ind w:right="48"/>
        <w:jc w:val="both"/>
        <w:rPr>
          <w:rFonts w:ascii="Helvetica" w:hAnsi="Helvetica"/>
          <w:color w:val="000000" w:themeColor="text1"/>
          <w:sz w:val="20"/>
          <w:szCs w:val="20"/>
        </w:rPr>
      </w:pPr>
    </w:p>
    <w:p w14:paraId="0214B560" w14:textId="123CC148" w:rsidR="007B2FBE" w:rsidRPr="000707C9" w:rsidRDefault="00B70567" w:rsidP="00E544E7">
      <w:pPr>
        <w:pStyle w:val="Prrafodelista"/>
        <w:numPr>
          <w:ilvl w:val="0"/>
          <w:numId w:val="10"/>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 </w:t>
      </w:r>
      <w:r w:rsidR="00780FEA" w:rsidRPr="000707C9">
        <w:rPr>
          <w:rFonts w:ascii="Helvetica" w:hAnsi="Helvetica"/>
          <w:color w:val="000000" w:themeColor="text1"/>
          <w:sz w:val="20"/>
          <w:szCs w:val="20"/>
        </w:rPr>
        <w:t xml:space="preserve">Es </w:t>
      </w:r>
      <w:r w:rsidRPr="000707C9">
        <w:rPr>
          <w:rFonts w:ascii="Helvetica" w:hAnsi="Helvetica"/>
          <w:color w:val="000000" w:themeColor="text1"/>
          <w:sz w:val="20"/>
          <w:szCs w:val="20"/>
        </w:rPr>
        <w:t>un</w:t>
      </w:r>
      <w:r w:rsidR="004C2703" w:rsidRPr="000707C9">
        <w:rPr>
          <w:rFonts w:ascii="Helvetica" w:hAnsi="Helvetica"/>
          <w:color w:val="000000" w:themeColor="text1"/>
          <w:sz w:val="20"/>
          <w:szCs w:val="20"/>
        </w:rPr>
        <w:t xml:space="preserve">a persona </w:t>
      </w:r>
      <w:r w:rsidR="00780FEA" w:rsidRPr="000707C9">
        <w:rPr>
          <w:rFonts w:ascii="Helvetica" w:hAnsi="Helvetica"/>
          <w:color w:val="000000" w:themeColor="text1"/>
          <w:sz w:val="20"/>
          <w:szCs w:val="20"/>
        </w:rPr>
        <w:t>[</w:t>
      </w:r>
      <w:r w:rsidR="004C2703" w:rsidRPr="000707C9">
        <w:rPr>
          <w:rFonts w:ascii="Helvetica" w:hAnsi="Helvetica"/>
          <w:color w:val="000000" w:themeColor="text1"/>
          <w:sz w:val="20"/>
          <w:szCs w:val="20"/>
        </w:rPr>
        <w:t>física o moral</w:t>
      </w:r>
      <w:r w:rsidR="00780FEA" w:rsidRPr="000707C9">
        <w:rPr>
          <w:rFonts w:ascii="Helvetica" w:hAnsi="Helvetica"/>
          <w:color w:val="000000" w:themeColor="text1"/>
          <w:sz w:val="20"/>
          <w:szCs w:val="20"/>
        </w:rPr>
        <w:t>]</w:t>
      </w:r>
      <w:r w:rsidR="004C2703" w:rsidRPr="000707C9">
        <w:rPr>
          <w:rFonts w:ascii="Helvetica" w:hAnsi="Helvetica"/>
          <w:color w:val="000000" w:themeColor="text1"/>
          <w:sz w:val="20"/>
          <w:szCs w:val="20"/>
        </w:rPr>
        <w:t xml:space="preserve">, que se encuentra </w:t>
      </w:r>
      <w:r w:rsidR="006E3FDD" w:rsidRPr="000707C9">
        <w:rPr>
          <w:rFonts w:ascii="Helvetica" w:hAnsi="Helvetica"/>
          <w:color w:val="000000" w:themeColor="text1"/>
          <w:sz w:val="20"/>
          <w:szCs w:val="20"/>
        </w:rPr>
        <w:t>inscrita</w:t>
      </w:r>
      <w:r w:rsidR="004C2703" w:rsidRPr="000707C9">
        <w:rPr>
          <w:rFonts w:ascii="Helvetica" w:hAnsi="Helvetica"/>
          <w:color w:val="000000" w:themeColor="text1"/>
          <w:sz w:val="20"/>
          <w:szCs w:val="20"/>
        </w:rPr>
        <w:t xml:space="preserve"> en el </w:t>
      </w:r>
      <w:r w:rsidR="00F41BE7" w:rsidRPr="000707C9">
        <w:rPr>
          <w:rFonts w:ascii="Helvetica" w:hAnsi="Helvetica"/>
          <w:b/>
          <w:bCs/>
          <w:color w:val="000000" w:themeColor="text1"/>
          <w:sz w:val="20"/>
          <w:szCs w:val="20"/>
        </w:rPr>
        <w:t>REGISTRO FEDERAL DE CONTRIBUYENTES</w:t>
      </w:r>
      <w:r w:rsidR="00F41BE7" w:rsidRPr="000707C9">
        <w:rPr>
          <w:rFonts w:ascii="Helvetica" w:hAnsi="Helvetica"/>
          <w:color w:val="000000" w:themeColor="text1"/>
          <w:sz w:val="20"/>
          <w:szCs w:val="20"/>
        </w:rPr>
        <w:t xml:space="preserve"> </w:t>
      </w:r>
      <w:r w:rsidR="006E3FDD" w:rsidRPr="000707C9">
        <w:rPr>
          <w:rFonts w:ascii="Helvetica" w:hAnsi="Helvetica"/>
          <w:color w:val="000000" w:themeColor="text1"/>
          <w:sz w:val="20"/>
          <w:szCs w:val="20"/>
        </w:rPr>
        <w:t xml:space="preserve">del </w:t>
      </w:r>
      <w:r w:rsidR="006E3FDD" w:rsidRPr="000707C9">
        <w:rPr>
          <w:rFonts w:ascii="Helvetica" w:hAnsi="Helvetica"/>
          <w:b/>
          <w:bCs/>
          <w:color w:val="000000" w:themeColor="text1"/>
          <w:sz w:val="20"/>
          <w:szCs w:val="20"/>
        </w:rPr>
        <w:t>SERVICIO DE ADMINISTRACIÓN TRIBUTARIA</w:t>
      </w:r>
      <w:r w:rsidR="006E3FDD" w:rsidRPr="000707C9">
        <w:rPr>
          <w:rFonts w:ascii="Helvetica" w:hAnsi="Helvetica"/>
          <w:color w:val="000000" w:themeColor="text1"/>
          <w:sz w:val="20"/>
          <w:szCs w:val="20"/>
        </w:rPr>
        <w:t xml:space="preserve"> y que se encuentra obligada al pago de impuestos y presentación de declaraciones correspondientes en términos de las disposiciones fiscales, como se desaprende en la Constancia de Situación Fiscal que se agrega al presente como parte el Anexo </w:t>
      </w:r>
      <w:r w:rsidR="00A46869" w:rsidRPr="000707C9">
        <w:rPr>
          <w:rFonts w:ascii="Helvetica" w:hAnsi="Helvetica"/>
          <w:color w:val="000000" w:themeColor="text1"/>
          <w:sz w:val="20"/>
          <w:szCs w:val="20"/>
        </w:rPr>
        <w:t>“</w:t>
      </w:r>
      <w:r w:rsidR="006E3FDD" w:rsidRPr="000707C9">
        <w:rPr>
          <w:rFonts w:ascii="Helvetica" w:hAnsi="Helvetica"/>
          <w:color w:val="000000" w:themeColor="text1"/>
          <w:sz w:val="20"/>
          <w:szCs w:val="20"/>
        </w:rPr>
        <w:t>__</w:t>
      </w:r>
      <w:r w:rsidR="00A46869" w:rsidRPr="000707C9">
        <w:rPr>
          <w:rFonts w:ascii="Helvetica" w:hAnsi="Helvetica"/>
          <w:color w:val="000000" w:themeColor="text1"/>
          <w:sz w:val="20"/>
          <w:szCs w:val="20"/>
        </w:rPr>
        <w:t>”</w:t>
      </w:r>
      <w:r w:rsidR="001D7AF6">
        <w:rPr>
          <w:rFonts w:ascii="Helvetica" w:hAnsi="Helvetica"/>
          <w:color w:val="000000" w:themeColor="text1"/>
          <w:sz w:val="20"/>
          <w:szCs w:val="20"/>
        </w:rPr>
        <w:t>;</w:t>
      </w:r>
    </w:p>
    <w:p w14:paraId="3220B24A" w14:textId="77777777" w:rsidR="00F41BE7" w:rsidRPr="000707C9" w:rsidRDefault="00F41BE7" w:rsidP="007C7A1C">
      <w:pPr>
        <w:pStyle w:val="Prrafodelista"/>
        <w:spacing w:line="276" w:lineRule="auto"/>
        <w:rPr>
          <w:rFonts w:ascii="Helvetica" w:hAnsi="Helvetica"/>
          <w:color w:val="000000" w:themeColor="text1"/>
          <w:sz w:val="20"/>
          <w:szCs w:val="20"/>
        </w:rPr>
      </w:pPr>
    </w:p>
    <w:p w14:paraId="5D34C7CC" w14:textId="1B775E80" w:rsidR="00F41BE7" w:rsidRPr="000707C9" w:rsidRDefault="002B63DD" w:rsidP="00E544E7">
      <w:pPr>
        <w:pStyle w:val="Prrafodelista"/>
        <w:numPr>
          <w:ilvl w:val="0"/>
          <w:numId w:val="10"/>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bCs/>
          <w:color w:val="000000" w:themeColor="text1"/>
          <w:sz w:val="20"/>
          <w:szCs w:val="20"/>
        </w:rPr>
        <w:t>Actualmente</w:t>
      </w:r>
      <w:r w:rsidRPr="000707C9">
        <w:rPr>
          <w:rFonts w:ascii="Helvetica" w:hAnsi="Helvetica"/>
          <w:b/>
          <w:color w:val="000000" w:themeColor="text1"/>
          <w:sz w:val="20"/>
          <w:szCs w:val="20"/>
        </w:rPr>
        <w:t xml:space="preserve"> </w:t>
      </w:r>
      <w:r w:rsidR="00F41BE7" w:rsidRPr="000707C9">
        <w:rPr>
          <w:rFonts w:ascii="Helvetica" w:hAnsi="Helvetica"/>
          <w:bCs/>
          <w:color w:val="000000" w:themeColor="text1"/>
          <w:sz w:val="20"/>
          <w:szCs w:val="20"/>
        </w:rPr>
        <w:t xml:space="preserve">se encuentra al corriente del cumplimento de las obligaciones fiscales, como consta en la </w:t>
      </w:r>
      <w:r w:rsidR="00F41BE7" w:rsidRPr="000707C9">
        <w:rPr>
          <w:rFonts w:ascii="Helvetica" w:hAnsi="Helvetica"/>
          <w:b/>
          <w:color w:val="000000" w:themeColor="text1"/>
          <w:sz w:val="20"/>
          <w:szCs w:val="20"/>
        </w:rPr>
        <w:t>CONSTANCIA</w:t>
      </w:r>
      <w:r w:rsidR="00F41BE7" w:rsidRPr="000707C9">
        <w:rPr>
          <w:rFonts w:ascii="Helvetica" w:hAnsi="Helvetica"/>
          <w:bCs/>
          <w:color w:val="000000" w:themeColor="text1"/>
          <w:sz w:val="20"/>
          <w:szCs w:val="20"/>
        </w:rPr>
        <w:t xml:space="preserve"> </w:t>
      </w:r>
      <w:r w:rsidR="00F41BE7" w:rsidRPr="000707C9">
        <w:rPr>
          <w:rFonts w:ascii="Helvetica" w:hAnsi="Helvetica"/>
          <w:b/>
          <w:color w:val="000000" w:themeColor="text1"/>
          <w:sz w:val="20"/>
          <w:szCs w:val="20"/>
        </w:rPr>
        <w:t xml:space="preserve">DE CUMPLIMIENTO DE </w:t>
      </w:r>
      <w:r w:rsidR="007A60AE" w:rsidRPr="000707C9">
        <w:rPr>
          <w:rFonts w:ascii="Helvetica" w:hAnsi="Helvetica"/>
          <w:b/>
          <w:color w:val="000000" w:themeColor="text1"/>
          <w:sz w:val="20"/>
          <w:szCs w:val="20"/>
        </w:rPr>
        <w:t>OBLIGACIONES</w:t>
      </w:r>
      <w:r w:rsidR="007A60AE" w:rsidRPr="000707C9">
        <w:rPr>
          <w:rFonts w:ascii="Helvetica" w:hAnsi="Helvetica"/>
          <w:bCs/>
          <w:color w:val="000000" w:themeColor="text1"/>
          <w:sz w:val="20"/>
          <w:szCs w:val="20"/>
        </w:rPr>
        <w:t xml:space="preserve"> emitida</w:t>
      </w:r>
      <w:r w:rsidR="00F41BE7" w:rsidRPr="000707C9">
        <w:rPr>
          <w:rFonts w:ascii="Helvetica" w:hAnsi="Helvetica"/>
          <w:color w:val="000000" w:themeColor="text1"/>
          <w:sz w:val="20"/>
          <w:szCs w:val="20"/>
        </w:rPr>
        <w:t xml:space="preserve"> por el </w:t>
      </w:r>
      <w:r w:rsidR="00F41BE7" w:rsidRPr="000707C9">
        <w:rPr>
          <w:rFonts w:ascii="Helvetica" w:hAnsi="Helvetica"/>
          <w:b/>
          <w:bCs/>
          <w:color w:val="000000" w:themeColor="text1"/>
          <w:sz w:val="20"/>
          <w:szCs w:val="20"/>
        </w:rPr>
        <w:t>SERVICIO DE ADMINISTRACIÓN TRIBUTARIA</w:t>
      </w:r>
      <w:r w:rsidR="00F41BE7" w:rsidRPr="000707C9">
        <w:rPr>
          <w:rFonts w:ascii="Helvetica" w:hAnsi="Helvetica"/>
          <w:color w:val="000000" w:themeColor="text1"/>
          <w:sz w:val="20"/>
          <w:szCs w:val="20"/>
        </w:rPr>
        <w:t xml:space="preserve">, que se agrega al presente como parte el Anexo </w:t>
      </w:r>
      <w:r w:rsidR="00A46869" w:rsidRPr="000707C9">
        <w:rPr>
          <w:rFonts w:ascii="Helvetica" w:hAnsi="Helvetica"/>
          <w:color w:val="000000" w:themeColor="text1"/>
          <w:sz w:val="20"/>
          <w:szCs w:val="20"/>
        </w:rPr>
        <w:t>“</w:t>
      </w:r>
      <w:r w:rsidR="00F41BE7" w:rsidRPr="000707C9">
        <w:rPr>
          <w:rFonts w:ascii="Helvetica" w:hAnsi="Helvetica"/>
          <w:color w:val="000000" w:themeColor="text1"/>
          <w:sz w:val="20"/>
          <w:szCs w:val="20"/>
        </w:rPr>
        <w:t>__</w:t>
      </w:r>
      <w:r w:rsidR="00A46869" w:rsidRPr="000707C9">
        <w:rPr>
          <w:rFonts w:ascii="Helvetica" w:hAnsi="Helvetica"/>
          <w:color w:val="000000" w:themeColor="text1"/>
          <w:sz w:val="20"/>
          <w:szCs w:val="20"/>
        </w:rPr>
        <w:t>”</w:t>
      </w:r>
      <w:r w:rsidR="001D7AF6">
        <w:rPr>
          <w:rFonts w:ascii="Helvetica" w:hAnsi="Helvetica"/>
          <w:color w:val="000000" w:themeColor="text1"/>
          <w:sz w:val="20"/>
          <w:szCs w:val="20"/>
        </w:rPr>
        <w:t>;</w:t>
      </w:r>
    </w:p>
    <w:p w14:paraId="6F7ED16E" w14:textId="77777777" w:rsidR="007B2FBE" w:rsidRPr="000707C9" w:rsidRDefault="007B2FBE" w:rsidP="007C7A1C">
      <w:pPr>
        <w:pStyle w:val="Textoindependiente"/>
        <w:spacing w:before="7" w:line="276" w:lineRule="auto"/>
        <w:ind w:right="48"/>
        <w:jc w:val="both"/>
        <w:rPr>
          <w:rFonts w:ascii="Helvetica" w:hAnsi="Helvetica"/>
          <w:color w:val="000000" w:themeColor="text1"/>
          <w:sz w:val="20"/>
          <w:szCs w:val="20"/>
        </w:rPr>
      </w:pPr>
    </w:p>
    <w:p w14:paraId="127CC3CF" w14:textId="39709082" w:rsidR="00E665A7" w:rsidRPr="000707C9" w:rsidRDefault="00B70567" w:rsidP="00E544E7">
      <w:pPr>
        <w:pStyle w:val="Prrafodelista"/>
        <w:numPr>
          <w:ilvl w:val="0"/>
          <w:numId w:val="10"/>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 </w:t>
      </w:r>
      <w:r w:rsidR="002B63DD" w:rsidRPr="000707C9">
        <w:rPr>
          <w:rFonts w:ascii="Helvetica" w:hAnsi="Helvetica"/>
          <w:color w:val="000000" w:themeColor="text1"/>
          <w:sz w:val="20"/>
          <w:szCs w:val="20"/>
        </w:rPr>
        <w:t xml:space="preserve">Entiende </w:t>
      </w:r>
      <w:r w:rsidRPr="000707C9">
        <w:rPr>
          <w:rFonts w:ascii="Helvetica" w:hAnsi="Helvetica"/>
          <w:color w:val="000000" w:themeColor="text1"/>
          <w:sz w:val="20"/>
          <w:szCs w:val="20"/>
        </w:rPr>
        <w:t xml:space="preserve">y acepta que </w:t>
      </w:r>
      <w:r w:rsidR="002F7C3C" w:rsidRPr="000707C9">
        <w:rPr>
          <w:rFonts w:ascii="Helvetica" w:hAnsi="Helvetica"/>
          <w:b/>
          <w:color w:val="000000" w:themeColor="text1"/>
          <w:sz w:val="20"/>
          <w:szCs w:val="20"/>
        </w:rPr>
        <w:t>“EC/TAX”</w:t>
      </w:r>
      <w:r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 xml:space="preserve">no actúa ni </w:t>
      </w:r>
      <w:r w:rsidRPr="000707C9">
        <w:rPr>
          <w:rFonts w:ascii="Helvetica" w:hAnsi="Helvetica"/>
          <w:bCs/>
          <w:color w:val="000000" w:themeColor="text1"/>
          <w:sz w:val="20"/>
          <w:szCs w:val="20"/>
        </w:rPr>
        <w:t>simula</w:t>
      </w:r>
      <w:r w:rsidRPr="000707C9">
        <w:rPr>
          <w:rFonts w:ascii="Helvetica" w:hAnsi="Helvetica"/>
          <w:color w:val="000000" w:themeColor="text1"/>
          <w:sz w:val="20"/>
          <w:szCs w:val="20"/>
        </w:rPr>
        <w:t xml:space="preserve"> ser una </w:t>
      </w:r>
      <w:r w:rsidRPr="000707C9">
        <w:rPr>
          <w:rFonts w:ascii="Helvetica" w:hAnsi="Helvetica"/>
          <w:b/>
          <w:bCs/>
          <w:color w:val="000000" w:themeColor="text1"/>
          <w:sz w:val="20"/>
          <w:szCs w:val="20"/>
        </w:rPr>
        <w:t>COMPAÑÍA DE SEGUROS y/o AFIANZADORA</w:t>
      </w:r>
      <w:r w:rsidR="001D7AF6">
        <w:rPr>
          <w:rFonts w:ascii="Helvetica" w:hAnsi="Helvetica"/>
          <w:color w:val="000000" w:themeColor="text1"/>
          <w:sz w:val="20"/>
          <w:szCs w:val="20"/>
        </w:rPr>
        <w:t>;</w:t>
      </w:r>
    </w:p>
    <w:p w14:paraId="57709FD2" w14:textId="77777777" w:rsidR="00E665A7" w:rsidRPr="000707C9" w:rsidRDefault="00E665A7" w:rsidP="00E665A7">
      <w:pPr>
        <w:pStyle w:val="Prrafodelista"/>
        <w:rPr>
          <w:rFonts w:ascii="Helvetica" w:hAnsi="Helvetica" w:cstheme="minorHAnsi"/>
          <w:sz w:val="20"/>
          <w:szCs w:val="20"/>
        </w:rPr>
      </w:pPr>
    </w:p>
    <w:p w14:paraId="0131F2E0" w14:textId="626E7944" w:rsidR="00E665A7" w:rsidRPr="000707C9" w:rsidRDefault="00E665A7" w:rsidP="00E544E7">
      <w:pPr>
        <w:pStyle w:val="Prrafodelista"/>
        <w:numPr>
          <w:ilvl w:val="0"/>
          <w:numId w:val="10"/>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stheme="minorHAnsi"/>
          <w:sz w:val="20"/>
          <w:szCs w:val="20"/>
        </w:rPr>
        <w:t xml:space="preserve">Señala como domicilio para oír y recibir toda clase de avisos y/o notificaciones relativas al presente Contrato, sus declaraciones, cláusulas y anexos, el ubicado en </w:t>
      </w:r>
      <w:r w:rsidR="002B63DD" w:rsidRPr="000707C9">
        <w:rPr>
          <w:rFonts w:ascii="Helvetica" w:hAnsi="Helvetica" w:cstheme="minorHAnsi"/>
          <w:sz w:val="20"/>
          <w:szCs w:val="20"/>
        </w:rPr>
        <w:t>___________________________</w:t>
      </w:r>
      <w:r w:rsidR="001D7AF6">
        <w:rPr>
          <w:rFonts w:ascii="Helvetica" w:hAnsi="Helvetica" w:cstheme="minorHAnsi"/>
          <w:sz w:val="20"/>
          <w:szCs w:val="20"/>
        </w:rPr>
        <w:t>; y</w:t>
      </w:r>
    </w:p>
    <w:p w14:paraId="6BD47E2D" w14:textId="77777777" w:rsidR="007B2FBE" w:rsidRPr="000707C9" w:rsidRDefault="007B2FBE" w:rsidP="007C7A1C">
      <w:pPr>
        <w:pStyle w:val="Textoindependiente"/>
        <w:spacing w:before="6" w:line="276" w:lineRule="auto"/>
        <w:ind w:right="48"/>
        <w:jc w:val="both"/>
        <w:rPr>
          <w:rFonts w:ascii="Helvetica" w:hAnsi="Helvetica"/>
          <w:color w:val="000000" w:themeColor="text1"/>
          <w:sz w:val="20"/>
          <w:szCs w:val="20"/>
        </w:rPr>
      </w:pPr>
    </w:p>
    <w:p w14:paraId="01F16139" w14:textId="77777777" w:rsidR="002B63DD" w:rsidRPr="000707C9" w:rsidRDefault="002B63DD" w:rsidP="00E544E7">
      <w:pPr>
        <w:pStyle w:val="Prrafodelista"/>
        <w:numPr>
          <w:ilvl w:val="0"/>
          <w:numId w:val="10"/>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Cuenta con facultades suficientes para celebrar y obligarla mediante el presente Contrato, según consta en la Escritura Pública ______________, otorgada ante la fe del Licenciado ____________, Notario Público número ____ de la ____________, facultades que a la fecha no le han sido modificadas o revocadas en forma alguna.</w:t>
      </w:r>
    </w:p>
    <w:p w14:paraId="7378BC43" w14:textId="77777777" w:rsidR="0084427F" w:rsidRPr="000707C9" w:rsidRDefault="0084427F" w:rsidP="0084427F">
      <w:pPr>
        <w:pStyle w:val="Prrafodelista"/>
        <w:rPr>
          <w:rFonts w:ascii="Helvetica" w:hAnsi="Helvetica"/>
          <w:color w:val="000000" w:themeColor="text1"/>
          <w:sz w:val="20"/>
          <w:szCs w:val="20"/>
        </w:rPr>
      </w:pPr>
    </w:p>
    <w:p w14:paraId="4D23DA41" w14:textId="01CCE842" w:rsidR="0084427F" w:rsidRPr="000707C9" w:rsidRDefault="0084427F" w:rsidP="00E544E7">
      <w:pPr>
        <w:pStyle w:val="Prrafodelista"/>
        <w:numPr>
          <w:ilvl w:val="0"/>
          <w:numId w:val="10"/>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Es su deseo contratar los servicios proporcionados por </w:t>
      </w:r>
      <w:r w:rsidRPr="000707C9">
        <w:rPr>
          <w:rFonts w:ascii="Helvetica" w:hAnsi="Helvetica"/>
          <w:b/>
          <w:color w:val="000000" w:themeColor="text1"/>
          <w:sz w:val="20"/>
          <w:szCs w:val="20"/>
        </w:rPr>
        <w:t>“EC/TAX”</w:t>
      </w:r>
      <w:r w:rsidR="00576EFF" w:rsidRPr="000707C9">
        <w:rPr>
          <w:rFonts w:ascii="Helvetica" w:hAnsi="Helvetica"/>
          <w:b/>
          <w:color w:val="000000" w:themeColor="text1"/>
          <w:sz w:val="20"/>
          <w:szCs w:val="20"/>
        </w:rPr>
        <w:t>.</w:t>
      </w:r>
    </w:p>
    <w:p w14:paraId="41279C84" w14:textId="77777777" w:rsidR="002B63DD" w:rsidRPr="000707C9" w:rsidRDefault="002B63DD" w:rsidP="007C7A1C">
      <w:pPr>
        <w:pStyle w:val="Textoindependiente"/>
        <w:spacing w:before="6" w:line="276" w:lineRule="auto"/>
        <w:ind w:right="48"/>
        <w:jc w:val="both"/>
        <w:rPr>
          <w:rFonts w:ascii="Helvetica" w:hAnsi="Helvetica"/>
          <w:color w:val="000000" w:themeColor="text1"/>
          <w:sz w:val="20"/>
          <w:szCs w:val="20"/>
        </w:rPr>
      </w:pPr>
    </w:p>
    <w:p w14:paraId="3E75B921" w14:textId="601C1407" w:rsidR="009A5983" w:rsidRPr="000707C9" w:rsidRDefault="009A5983" w:rsidP="003835D4">
      <w:pPr>
        <w:pStyle w:val="Prrafodelista"/>
        <w:numPr>
          <w:ilvl w:val="0"/>
          <w:numId w:val="4"/>
        </w:numPr>
        <w:tabs>
          <w:tab w:val="left" w:pos="272"/>
        </w:tabs>
        <w:spacing w:before="1" w:line="276" w:lineRule="auto"/>
        <w:ind w:left="0" w:right="48" w:firstLine="0"/>
        <w:jc w:val="both"/>
        <w:rPr>
          <w:rFonts w:ascii="Helvetica" w:hAnsi="Helvetica" w:cstheme="minorHAnsi"/>
          <w:sz w:val="20"/>
          <w:szCs w:val="20"/>
        </w:rPr>
      </w:pPr>
      <w:r w:rsidRPr="000707C9">
        <w:rPr>
          <w:rFonts w:ascii="Helvetica" w:hAnsi="Helvetica" w:cstheme="minorHAnsi"/>
          <w:sz w:val="20"/>
          <w:szCs w:val="20"/>
        </w:rPr>
        <w:t xml:space="preserve"> </w:t>
      </w:r>
      <w:r w:rsidRPr="000707C9">
        <w:rPr>
          <w:rFonts w:ascii="Helvetica" w:hAnsi="Helvetica"/>
          <w:color w:val="000000" w:themeColor="text1"/>
          <w:sz w:val="20"/>
          <w:szCs w:val="20"/>
        </w:rPr>
        <w:t>Declaran</w:t>
      </w:r>
      <w:r w:rsidRPr="000707C9">
        <w:rPr>
          <w:rFonts w:ascii="Helvetica" w:hAnsi="Helvetica" w:cstheme="minorHAnsi"/>
          <w:b/>
          <w:bCs/>
          <w:sz w:val="20"/>
          <w:szCs w:val="20"/>
        </w:rPr>
        <w:t xml:space="preserve"> LAS PARTES </w:t>
      </w:r>
      <w:r w:rsidRPr="000707C9">
        <w:rPr>
          <w:rFonts w:ascii="Helvetica" w:hAnsi="Helvetica" w:cstheme="minorHAnsi"/>
          <w:sz w:val="20"/>
          <w:szCs w:val="20"/>
        </w:rPr>
        <w:t>bajo protesta de decir verdad, por conducto de sus respectivos representantes legales:</w:t>
      </w:r>
    </w:p>
    <w:p w14:paraId="454BED7F" w14:textId="77777777" w:rsidR="009A5983" w:rsidRPr="000707C9" w:rsidRDefault="009A5983" w:rsidP="009A5983">
      <w:pPr>
        <w:jc w:val="both"/>
        <w:rPr>
          <w:rFonts w:ascii="Helvetica" w:hAnsi="Helvetica" w:cstheme="minorHAnsi"/>
          <w:sz w:val="20"/>
          <w:szCs w:val="20"/>
        </w:rPr>
      </w:pPr>
    </w:p>
    <w:p w14:paraId="0CE2F80F" w14:textId="7E55FA6C" w:rsidR="009A5983" w:rsidRPr="000707C9" w:rsidRDefault="009A5983" w:rsidP="004C3C26">
      <w:pPr>
        <w:pStyle w:val="Prrafodelista"/>
        <w:numPr>
          <w:ilvl w:val="0"/>
          <w:numId w:val="11"/>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Que los datos que respectivamente </w:t>
      </w:r>
      <w:proofErr w:type="gramStart"/>
      <w:r w:rsidRPr="000707C9">
        <w:rPr>
          <w:rFonts w:ascii="Helvetica" w:hAnsi="Helvetica"/>
          <w:color w:val="000000" w:themeColor="text1"/>
          <w:sz w:val="20"/>
          <w:szCs w:val="20"/>
        </w:rPr>
        <w:t>les</w:t>
      </w:r>
      <w:proofErr w:type="gramEnd"/>
      <w:r w:rsidRPr="000707C9">
        <w:rPr>
          <w:rFonts w:ascii="Helvetica" w:hAnsi="Helvetica"/>
          <w:color w:val="000000" w:themeColor="text1"/>
          <w:sz w:val="20"/>
          <w:szCs w:val="20"/>
        </w:rPr>
        <w:t xml:space="preserve"> conciernen a cada uno y que aparecen en las DECLARACIONES correspondientes a cada Parte son verdaderos</w:t>
      </w:r>
      <w:r w:rsidR="001D7AF6">
        <w:rPr>
          <w:rFonts w:ascii="Helvetica" w:hAnsi="Helvetica"/>
          <w:color w:val="000000" w:themeColor="text1"/>
          <w:sz w:val="20"/>
          <w:szCs w:val="20"/>
        </w:rPr>
        <w:t>;</w:t>
      </w:r>
    </w:p>
    <w:p w14:paraId="7A52FF88" w14:textId="77777777" w:rsidR="009A5983" w:rsidRPr="000707C9" w:rsidRDefault="009A5983" w:rsidP="004C3C26">
      <w:pPr>
        <w:pStyle w:val="Prrafodelista"/>
        <w:tabs>
          <w:tab w:val="left" w:pos="264"/>
        </w:tabs>
        <w:spacing w:line="276" w:lineRule="auto"/>
        <w:ind w:left="323" w:right="48"/>
        <w:jc w:val="both"/>
        <w:rPr>
          <w:rFonts w:ascii="Helvetica" w:hAnsi="Helvetica"/>
          <w:color w:val="000000" w:themeColor="text1"/>
          <w:sz w:val="20"/>
          <w:szCs w:val="20"/>
        </w:rPr>
      </w:pPr>
    </w:p>
    <w:p w14:paraId="5D220B6D" w14:textId="79498881" w:rsidR="009A5983" w:rsidRPr="000707C9" w:rsidRDefault="009A5983" w:rsidP="004C3C26">
      <w:pPr>
        <w:pStyle w:val="Prrafodelista"/>
        <w:numPr>
          <w:ilvl w:val="0"/>
          <w:numId w:val="11"/>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Que no tienen impedimento legal alguno para celebrar este Contrato en los términos que en el mismo aparecen, ni existe en su contra reclamo, demanda o acción que pudiera interferir con los derechos y obligaciones que adquieren bajo este Contrato</w:t>
      </w:r>
      <w:r w:rsidR="001D7AF6">
        <w:rPr>
          <w:rFonts w:ascii="Helvetica" w:hAnsi="Helvetica"/>
          <w:color w:val="000000" w:themeColor="text1"/>
          <w:sz w:val="20"/>
          <w:szCs w:val="20"/>
        </w:rPr>
        <w:t>;</w:t>
      </w:r>
    </w:p>
    <w:p w14:paraId="7E1D3AB9" w14:textId="77777777" w:rsidR="009A5983" w:rsidRPr="000707C9" w:rsidRDefault="009A5983" w:rsidP="004C3C26">
      <w:pPr>
        <w:pStyle w:val="Prrafodelista"/>
        <w:tabs>
          <w:tab w:val="left" w:pos="264"/>
        </w:tabs>
        <w:spacing w:line="276" w:lineRule="auto"/>
        <w:ind w:left="323" w:right="48"/>
        <w:jc w:val="both"/>
        <w:rPr>
          <w:rFonts w:ascii="Helvetica" w:hAnsi="Helvetica"/>
          <w:color w:val="000000" w:themeColor="text1"/>
          <w:sz w:val="20"/>
          <w:szCs w:val="20"/>
        </w:rPr>
      </w:pPr>
    </w:p>
    <w:p w14:paraId="4262BB26" w14:textId="3AD2D210" w:rsidR="009A5983" w:rsidRPr="000707C9" w:rsidRDefault="009A5983" w:rsidP="004C3C26">
      <w:pPr>
        <w:pStyle w:val="Prrafodelista"/>
        <w:numPr>
          <w:ilvl w:val="0"/>
          <w:numId w:val="11"/>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Que por la afinidad existente entre su objeto social y los derechos y obligaciones pactados en el presente Contrato es de su conocimiento que el mismo se significa como un acto de comercio, por lo que</w:t>
      </w:r>
      <w:r w:rsidR="004C3C26" w:rsidRPr="000707C9">
        <w:rPr>
          <w:rFonts w:ascii="Helvetica" w:hAnsi="Helvetica"/>
          <w:color w:val="000000" w:themeColor="text1"/>
          <w:sz w:val="20"/>
          <w:szCs w:val="20"/>
        </w:rPr>
        <w:t xml:space="preserve"> c</w:t>
      </w:r>
      <w:r w:rsidRPr="000707C9">
        <w:rPr>
          <w:rFonts w:ascii="Helvetica" w:hAnsi="Helvetica"/>
          <w:color w:val="000000" w:themeColor="text1"/>
          <w:sz w:val="20"/>
          <w:szCs w:val="20"/>
        </w:rPr>
        <w:t>onvienen y aceptan su naturaleza estrictamente mercantil</w:t>
      </w:r>
      <w:r w:rsidR="001D7AF6">
        <w:rPr>
          <w:rFonts w:ascii="Helvetica" w:hAnsi="Helvetica"/>
          <w:color w:val="000000" w:themeColor="text1"/>
          <w:sz w:val="20"/>
          <w:szCs w:val="20"/>
        </w:rPr>
        <w:t>;</w:t>
      </w:r>
    </w:p>
    <w:p w14:paraId="60B28907" w14:textId="77777777" w:rsidR="009A5983" w:rsidRPr="000707C9" w:rsidRDefault="009A5983" w:rsidP="004C3C26">
      <w:pPr>
        <w:pStyle w:val="Prrafodelista"/>
        <w:tabs>
          <w:tab w:val="left" w:pos="264"/>
        </w:tabs>
        <w:spacing w:line="276" w:lineRule="auto"/>
        <w:ind w:left="323" w:right="48"/>
        <w:jc w:val="both"/>
        <w:rPr>
          <w:rFonts w:ascii="Helvetica" w:hAnsi="Helvetica"/>
          <w:color w:val="000000" w:themeColor="text1"/>
          <w:sz w:val="20"/>
          <w:szCs w:val="20"/>
        </w:rPr>
      </w:pPr>
    </w:p>
    <w:p w14:paraId="3C3FC4C9" w14:textId="2AE6FB1C" w:rsidR="009A5983" w:rsidRPr="000707C9" w:rsidRDefault="009A5983" w:rsidP="004C3C26">
      <w:pPr>
        <w:pStyle w:val="Prrafodelista"/>
        <w:numPr>
          <w:ilvl w:val="0"/>
          <w:numId w:val="11"/>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Que el presente acuerdo con relación al objeto pactado en el presente Contrato es el único que existe entre las PARTES y que cualquier promesa, oferta o convenio, verbal o escrito realizado </w:t>
      </w:r>
      <w:r w:rsidRPr="000707C9">
        <w:rPr>
          <w:rFonts w:ascii="Helvetica" w:hAnsi="Helvetica"/>
          <w:color w:val="000000" w:themeColor="text1"/>
          <w:sz w:val="20"/>
          <w:szCs w:val="20"/>
        </w:rPr>
        <w:lastRenderedPageBreak/>
        <w:t>por las PARTES, sus representantes, empleados, comisionistas, vendedores o intermediarios que no esté expresamente referido o contenido en este Contrato queda sin efecto legal alguno, pues es su voluntad someterse única y exclusivamente a los acuerdos contenidos en este mismo Contrato</w:t>
      </w:r>
      <w:r w:rsidR="001D7AF6">
        <w:rPr>
          <w:rFonts w:ascii="Helvetica" w:hAnsi="Helvetica"/>
          <w:color w:val="000000" w:themeColor="text1"/>
          <w:sz w:val="20"/>
          <w:szCs w:val="20"/>
        </w:rPr>
        <w:t>;</w:t>
      </w:r>
    </w:p>
    <w:p w14:paraId="756D146E" w14:textId="77777777" w:rsidR="009A5983" w:rsidRPr="000707C9" w:rsidRDefault="009A5983" w:rsidP="004C3C26">
      <w:pPr>
        <w:pStyle w:val="Prrafodelista"/>
        <w:tabs>
          <w:tab w:val="left" w:pos="264"/>
        </w:tabs>
        <w:spacing w:line="276" w:lineRule="auto"/>
        <w:ind w:left="323" w:right="48"/>
        <w:jc w:val="both"/>
        <w:rPr>
          <w:rFonts w:ascii="Helvetica" w:hAnsi="Helvetica"/>
          <w:color w:val="000000" w:themeColor="text1"/>
          <w:sz w:val="20"/>
          <w:szCs w:val="20"/>
        </w:rPr>
      </w:pPr>
    </w:p>
    <w:p w14:paraId="74B5AFC0" w14:textId="031D4764" w:rsidR="009A5983" w:rsidRPr="000707C9" w:rsidRDefault="009A5983" w:rsidP="004C3C26">
      <w:pPr>
        <w:pStyle w:val="Prrafodelista"/>
        <w:numPr>
          <w:ilvl w:val="0"/>
          <w:numId w:val="11"/>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Que libre y voluntariamente han negociado los términos de este Contrato, reconociéndose mutuamente la personalidad que ostentan, y sin que medie error, dolo, violencia o cualquier otro vicio de la voluntad; y, </w:t>
      </w:r>
    </w:p>
    <w:p w14:paraId="79245940" w14:textId="77777777" w:rsidR="009A5983" w:rsidRPr="000707C9" w:rsidRDefault="009A5983" w:rsidP="004C3C26">
      <w:pPr>
        <w:pStyle w:val="Prrafodelista"/>
        <w:tabs>
          <w:tab w:val="left" w:pos="264"/>
        </w:tabs>
        <w:spacing w:line="276" w:lineRule="auto"/>
        <w:ind w:left="323" w:right="48"/>
        <w:jc w:val="both"/>
        <w:rPr>
          <w:rFonts w:ascii="Helvetica" w:hAnsi="Helvetica"/>
          <w:color w:val="000000" w:themeColor="text1"/>
          <w:sz w:val="20"/>
          <w:szCs w:val="20"/>
        </w:rPr>
      </w:pPr>
    </w:p>
    <w:p w14:paraId="0280D9E0" w14:textId="33BBCE4D" w:rsidR="009A5983" w:rsidRPr="000707C9" w:rsidRDefault="009A5983" w:rsidP="004C3C26">
      <w:pPr>
        <w:pStyle w:val="Prrafodelista"/>
        <w:numPr>
          <w:ilvl w:val="0"/>
          <w:numId w:val="11"/>
        </w:numPr>
        <w:tabs>
          <w:tab w:val="left" w:pos="264"/>
        </w:tabs>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Que en este acto, comparecen con la intención de quedar legalmente obligadas bajo los términos del presente Contrato.</w:t>
      </w:r>
    </w:p>
    <w:p w14:paraId="24330FF6" w14:textId="77777777" w:rsidR="009A5983" w:rsidRPr="000707C9" w:rsidRDefault="009A5983" w:rsidP="009A5983">
      <w:pPr>
        <w:jc w:val="both"/>
        <w:rPr>
          <w:rFonts w:ascii="Helvetica" w:hAnsi="Helvetica" w:cstheme="minorHAnsi"/>
          <w:sz w:val="20"/>
          <w:szCs w:val="20"/>
        </w:rPr>
      </w:pPr>
    </w:p>
    <w:p w14:paraId="005A3DBB" w14:textId="58F8E134" w:rsidR="007B2FBE" w:rsidRPr="000707C9" w:rsidRDefault="009A5983" w:rsidP="00117082">
      <w:pPr>
        <w:jc w:val="both"/>
        <w:rPr>
          <w:rFonts w:ascii="Helvetica" w:hAnsi="Helvetica"/>
          <w:color w:val="000000" w:themeColor="text1"/>
          <w:sz w:val="20"/>
          <w:szCs w:val="20"/>
        </w:rPr>
      </w:pPr>
      <w:r w:rsidRPr="000707C9">
        <w:rPr>
          <w:rFonts w:ascii="Helvetica" w:hAnsi="Helvetica" w:cstheme="minorHAnsi"/>
          <w:sz w:val="20"/>
          <w:szCs w:val="20"/>
        </w:rPr>
        <w:t xml:space="preserve">De conformidad con la veracidad de las Declaraciones anteriores, las Partes de común acuerdo manifiestan que es su voluntad celebrar el </w:t>
      </w:r>
      <w:r w:rsidR="00B70567" w:rsidRPr="000707C9">
        <w:rPr>
          <w:rFonts w:ascii="Helvetica" w:hAnsi="Helvetica"/>
          <w:color w:val="000000" w:themeColor="text1"/>
          <w:sz w:val="20"/>
          <w:szCs w:val="20"/>
        </w:rPr>
        <w:t xml:space="preserve">presente </w:t>
      </w:r>
      <w:r w:rsidR="00117082" w:rsidRPr="000707C9">
        <w:rPr>
          <w:rFonts w:ascii="Helvetica" w:hAnsi="Helvetica"/>
          <w:b/>
          <w:bCs/>
          <w:color w:val="000000" w:themeColor="text1"/>
          <w:sz w:val="20"/>
          <w:szCs w:val="20"/>
        </w:rPr>
        <w:t>CONTRATO DE</w:t>
      </w:r>
      <w:r w:rsidR="00117082" w:rsidRPr="000707C9">
        <w:rPr>
          <w:rFonts w:ascii="Helvetica" w:hAnsi="Helvetica"/>
          <w:color w:val="000000" w:themeColor="text1"/>
          <w:sz w:val="20"/>
          <w:szCs w:val="20"/>
        </w:rPr>
        <w:t xml:space="preserve"> </w:t>
      </w:r>
      <w:r w:rsidR="00B70567" w:rsidRPr="000707C9">
        <w:rPr>
          <w:rFonts w:ascii="Helvetica" w:hAnsi="Helvetica"/>
          <w:b/>
          <w:bCs/>
          <w:color w:val="000000" w:themeColor="text1"/>
          <w:sz w:val="20"/>
          <w:szCs w:val="20"/>
        </w:rPr>
        <w:t>PRESTACIÓN DE SERVICIOS PROFESIONALES</w:t>
      </w:r>
      <w:r w:rsidR="00B70567" w:rsidRPr="000707C9">
        <w:rPr>
          <w:rFonts w:ascii="Helvetica" w:hAnsi="Helvetica"/>
          <w:color w:val="000000" w:themeColor="text1"/>
          <w:sz w:val="20"/>
          <w:szCs w:val="20"/>
        </w:rPr>
        <w:t>, de conformidad con las siguientes·</w:t>
      </w:r>
    </w:p>
    <w:p w14:paraId="20FEE436" w14:textId="77777777" w:rsidR="007B2FBE" w:rsidRPr="000707C9" w:rsidRDefault="007B2FBE" w:rsidP="007C7A1C">
      <w:pPr>
        <w:pStyle w:val="Textoindependiente"/>
        <w:spacing w:before="6" w:line="276" w:lineRule="auto"/>
        <w:ind w:right="48"/>
        <w:jc w:val="both"/>
        <w:rPr>
          <w:rFonts w:ascii="Helvetica" w:hAnsi="Helvetica"/>
          <w:color w:val="000000" w:themeColor="text1"/>
          <w:sz w:val="20"/>
          <w:szCs w:val="20"/>
        </w:rPr>
      </w:pPr>
    </w:p>
    <w:p w14:paraId="355F4297" w14:textId="77777777" w:rsidR="007A457F" w:rsidRPr="000707C9" w:rsidRDefault="007A457F" w:rsidP="007C7A1C">
      <w:pPr>
        <w:pStyle w:val="Ttulo1"/>
        <w:spacing w:line="276" w:lineRule="auto"/>
        <w:ind w:left="0" w:right="48"/>
        <w:jc w:val="both"/>
        <w:rPr>
          <w:rFonts w:ascii="Helvetica" w:hAnsi="Helvetica"/>
          <w:b/>
          <w:bCs/>
          <w:color w:val="000000" w:themeColor="text1"/>
          <w:sz w:val="20"/>
          <w:szCs w:val="20"/>
        </w:rPr>
      </w:pPr>
    </w:p>
    <w:p w14:paraId="6D85A4B6" w14:textId="763A4B14" w:rsidR="007B2FBE" w:rsidRPr="000707C9" w:rsidRDefault="00000000" w:rsidP="001D7AF6">
      <w:pPr>
        <w:pStyle w:val="Ttulo1"/>
        <w:spacing w:line="276" w:lineRule="auto"/>
        <w:ind w:left="0" w:right="48"/>
        <w:rPr>
          <w:rFonts w:ascii="Helvetica" w:hAnsi="Helvetica"/>
          <w:color w:val="000000" w:themeColor="text1"/>
          <w:sz w:val="20"/>
          <w:szCs w:val="20"/>
        </w:rPr>
      </w:pPr>
      <w:r w:rsidRPr="000707C9">
        <w:rPr>
          <w:rFonts w:ascii="Helvetica" w:hAnsi="Helvetica"/>
          <w:b/>
          <w:bCs/>
          <w:color w:val="000000" w:themeColor="text1"/>
          <w:sz w:val="20"/>
          <w:szCs w:val="20"/>
        </w:rPr>
        <w:t>CLÁUSULAS</w:t>
      </w:r>
    </w:p>
    <w:p w14:paraId="3B0CD214" w14:textId="77777777" w:rsidR="007B2FBE" w:rsidRPr="000707C9" w:rsidRDefault="007B2FBE" w:rsidP="007C7A1C">
      <w:pPr>
        <w:pStyle w:val="Textoindependiente"/>
        <w:spacing w:before="10" w:line="276" w:lineRule="auto"/>
        <w:ind w:right="48"/>
        <w:jc w:val="both"/>
        <w:rPr>
          <w:rFonts w:ascii="Helvetica" w:hAnsi="Helvetica"/>
          <w:color w:val="000000" w:themeColor="text1"/>
          <w:sz w:val="20"/>
          <w:szCs w:val="20"/>
        </w:rPr>
      </w:pPr>
    </w:p>
    <w:p w14:paraId="1A397461" w14:textId="668891B9" w:rsidR="005D052E" w:rsidRPr="000707C9" w:rsidRDefault="00000000" w:rsidP="007C7A1C">
      <w:pPr>
        <w:pStyle w:val="Textoindependiente"/>
        <w:spacing w:line="276" w:lineRule="auto"/>
        <w:ind w:right="48"/>
        <w:jc w:val="both"/>
        <w:rPr>
          <w:rFonts w:ascii="Helvetica" w:hAnsi="Helvetica"/>
          <w:color w:val="000000" w:themeColor="text1"/>
          <w:sz w:val="20"/>
          <w:szCs w:val="20"/>
        </w:rPr>
      </w:pPr>
      <w:r w:rsidRPr="000707C9">
        <w:rPr>
          <w:rFonts w:ascii="Helvetica" w:hAnsi="Helvetica"/>
          <w:b/>
          <w:bCs/>
          <w:color w:val="000000" w:themeColor="text1"/>
          <w:sz w:val="20"/>
          <w:szCs w:val="20"/>
        </w:rPr>
        <w:t>PRIMERA-</w:t>
      </w:r>
      <w:r w:rsidR="00B70567" w:rsidRPr="000707C9">
        <w:rPr>
          <w:rFonts w:ascii="Helvetica" w:hAnsi="Helvetica"/>
          <w:color w:val="000000" w:themeColor="text1"/>
          <w:sz w:val="20"/>
          <w:szCs w:val="20"/>
        </w:rPr>
        <w:t xml:space="preserve"> </w:t>
      </w:r>
      <w:r w:rsidR="00BD0558" w:rsidRPr="000707C9">
        <w:rPr>
          <w:rFonts w:ascii="Helvetica" w:hAnsi="Helvetica"/>
          <w:b/>
          <w:bCs/>
          <w:color w:val="000000" w:themeColor="text1"/>
          <w:sz w:val="20"/>
          <w:szCs w:val="20"/>
          <w:u w:val="single"/>
        </w:rPr>
        <w:t>OBJETO</w:t>
      </w:r>
      <w:r w:rsidR="007562AA" w:rsidRPr="000707C9">
        <w:rPr>
          <w:rFonts w:ascii="Helvetica" w:hAnsi="Helvetica"/>
          <w:b/>
          <w:bCs/>
          <w:color w:val="000000" w:themeColor="text1"/>
          <w:sz w:val="20"/>
          <w:szCs w:val="20"/>
          <w:u w:val="single"/>
        </w:rPr>
        <w:t>.</w:t>
      </w:r>
      <w:r w:rsidR="00B70567" w:rsidRPr="000707C9">
        <w:rPr>
          <w:rFonts w:ascii="Helvetica" w:hAnsi="Helvetica"/>
          <w:color w:val="000000" w:themeColor="text1"/>
          <w:sz w:val="20"/>
          <w:szCs w:val="20"/>
        </w:rPr>
        <w:t xml:space="preserve"> </w:t>
      </w:r>
      <w:r w:rsidR="00EB08CD" w:rsidRPr="000707C9">
        <w:rPr>
          <w:rFonts w:ascii="Helvetica" w:hAnsi="Helvetica"/>
          <w:color w:val="000000" w:themeColor="text1"/>
          <w:sz w:val="20"/>
          <w:szCs w:val="20"/>
        </w:rPr>
        <w:t xml:space="preserve">A </w:t>
      </w:r>
      <w:r w:rsidRPr="000707C9">
        <w:rPr>
          <w:rFonts w:ascii="Helvetica" w:hAnsi="Helvetica"/>
          <w:color w:val="000000" w:themeColor="text1"/>
          <w:sz w:val="20"/>
          <w:szCs w:val="20"/>
        </w:rPr>
        <w:t>partir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día,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hora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firma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(Fecha)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presente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contrato</w:t>
      </w:r>
      <w:r w:rsidR="00B70567" w:rsidRPr="000707C9">
        <w:rPr>
          <w:rFonts w:ascii="Helvetica" w:hAnsi="Helvetica"/>
          <w:color w:val="000000" w:themeColor="text1"/>
          <w:sz w:val="20"/>
          <w:szCs w:val="20"/>
        </w:rPr>
        <w:t xml:space="preserve"> </w:t>
      </w:r>
      <w:r w:rsidR="002F7C3C" w:rsidRPr="000707C9">
        <w:rPr>
          <w:rFonts w:ascii="Helvetica" w:hAnsi="Helvetica"/>
          <w:b/>
          <w:color w:val="000000" w:themeColor="text1"/>
          <w:sz w:val="20"/>
          <w:szCs w:val="20"/>
        </w:rPr>
        <w:t xml:space="preserve">“EC/TAX” </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brinda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todos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servicios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profesionales</w:t>
      </w:r>
      <w:r w:rsidR="00B70567" w:rsidRPr="000707C9">
        <w:rPr>
          <w:rFonts w:ascii="Helvetica" w:hAnsi="Helvetica"/>
          <w:color w:val="000000" w:themeColor="text1"/>
          <w:sz w:val="20"/>
          <w:szCs w:val="20"/>
        </w:rPr>
        <w:t xml:space="preserve"> </w:t>
      </w:r>
      <w:r w:rsidR="003C0791" w:rsidRPr="000707C9">
        <w:rPr>
          <w:rFonts w:ascii="Helvetica" w:hAnsi="Helvetica"/>
          <w:color w:val="000000" w:themeColor="text1"/>
          <w:sz w:val="20"/>
          <w:szCs w:val="20"/>
        </w:rPr>
        <w:t xml:space="preserve">de asesoría </w:t>
      </w:r>
      <w:r w:rsidR="00290A10" w:rsidRPr="000707C9">
        <w:rPr>
          <w:rFonts w:ascii="Helvetica" w:hAnsi="Helvetica"/>
          <w:color w:val="000000" w:themeColor="text1"/>
          <w:sz w:val="20"/>
          <w:szCs w:val="20"/>
        </w:rPr>
        <w:t xml:space="preserve">a </w:t>
      </w:r>
      <w:r w:rsidR="00A46869" w:rsidRPr="000707C9">
        <w:rPr>
          <w:rFonts w:ascii="Helvetica" w:hAnsi="Helvetica"/>
          <w:b/>
          <w:bCs/>
          <w:color w:val="000000" w:themeColor="text1"/>
          <w:sz w:val="20"/>
          <w:szCs w:val="20"/>
        </w:rPr>
        <w:t>“</w:t>
      </w:r>
      <w:r w:rsidR="00290A10"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00290A10" w:rsidRPr="000707C9">
        <w:rPr>
          <w:rFonts w:ascii="Helvetica" w:hAnsi="Helvetica"/>
          <w:b/>
          <w:color w:val="000000" w:themeColor="text1"/>
          <w:sz w:val="20"/>
          <w:szCs w:val="20"/>
        </w:rPr>
        <w:t xml:space="preserve"> </w:t>
      </w:r>
      <w:r w:rsidR="005D052E" w:rsidRPr="000707C9">
        <w:rPr>
          <w:rFonts w:ascii="Helvetica" w:hAnsi="Helvetica"/>
          <w:color w:val="000000" w:themeColor="text1"/>
          <w:sz w:val="20"/>
          <w:szCs w:val="20"/>
        </w:rPr>
        <w:t>para la atención de requerimientos de las autoridades del Servicio de Administración Tributaria en los siguientes casos:</w:t>
      </w:r>
    </w:p>
    <w:p w14:paraId="359DBC31" w14:textId="7F4977A4" w:rsidR="005D052E" w:rsidRPr="000707C9" w:rsidRDefault="005D052E" w:rsidP="007C7A1C">
      <w:pPr>
        <w:pStyle w:val="Textoindependiente"/>
        <w:spacing w:line="276" w:lineRule="auto"/>
        <w:ind w:right="48"/>
        <w:jc w:val="both"/>
        <w:rPr>
          <w:rFonts w:ascii="Helvetica" w:hAnsi="Helvetica"/>
          <w:color w:val="000000" w:themeColor="text1"/>
          <w:sz w:val="20"/>
          <w:szCs w:val="20"/>
        </w:rPr>
      </w:pPr>
    </w:p>
    <w:p w14:paraId="407FD899" w14:textId="71FF9D0F" w:rsidR="005D052E" w:rsidRPr="000707C9" w:rsidRDefault="005D052E" w:rsidP="007C7A1C">
      <w:pPr>
        <w:pStyle w:val="Textoindependiente"/>
        <w:numPr>
          <w:ilvl w:val="0"/>
          <w:numId w:val="6"/>
        </w:numPr>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Carta-Invitación.</w:t>
      </w:r>
    </w:p>
    <w:p w14:paraId="27827A30" w14:textId="736EE216" w:rsidR="005D052E" w:rsidRPr="00D973FE" w:rsidRDefault="005D052E" w:rsidP="007C7A1C">
      <w:pPr>
        <w:pStyle w:val="Textoindependiente"/>
        <w:numPr>
          <w:ilvl w:val="0"/>
          <w:numId w:val="6"/>
        </w:numPr>
        <w:spacing w:line="276" w:lineRule="auto"/>
        <w:ind w:right="48"/>
        <w:jc w:val="both"/>
        <w:rPr>
          <w:rFonts w:ascii="Helvetica" w:hAnsi="Helvetica"/>
          <w:color w:val="000000" w:themeColor="text1"/>
          <w:sz w:val="20"/>
          <w:szCs w:val="20"/>
          <w:lang w:val="pt-BR"/>
        </w:rPr>
      </w:pPr>
      <w:proofErr w:type="gramStart"/>
      <w:r w:rsidRPr="00D973FE">
        <w:rPr>
          <w:rFonts w:ascii="Helvetica" w:hAnsi="Helvetica"/>
          <w:color w:val="000000" w:themeColor="text1"/>
          <w:sz w:val="20"/>
          <w:szCs w:val="20"/>
          <w:lang w:val="pt-BR"/>
        </w:rPr>
        <w:t>Oficio</w:t>
      </w:r>
      <w:proofErr w:type="gramEnd"/>
      <w:r w:rsidRPr="00D973FE">
        <w:rPr>
          <w:rFonts w:ascii="Helvetica" w:hAnsi="Helvetica"/>
          <w:color w:val="000000" w:themeColor="text1"/>
          <w:sz w:val="20"/>
          <w:szCs w:val="20"/>
          <w:lang w:val="pt-BR"/>
        </w:rPr>
        <w:t xml:space="preserve"> de Aviso de </w:t>
      </w:r>
      <w:proofErr w:type="spellStart"/>
      <w:r w:rsidRPr="00D973FE">
        <w:rPr>
          <w:rFonts w:ascii="Helvetica" w:hAnsi="Helvetica"/>
          <w:color w:val="000000" w:themeColor="text1"/>
          <w:sz w:val="20"/>
          <w:szCs w:val="20"/>
          <w:lang w:val="pt-BR"/>
        </w:rPr>
        <w:t>Vigilancia</w:t>
      </w:r>
      <w:proofErr w:type="spellEnd"/>
      <w:r w:rsidRPr="00D973FE">
        <w:rPr>
          <w:rFonts w:ascii="Helvetica" w:hAnsi="Helvetica"/>
          <w:color w:val="000000" w:themeColor="text1"/>
          <w:sz w:val="20"/>
          <w:szCs w:val="20"/>
          <w:lang w:val="pt-BR"/>
        </w:rPr>
        <w:t xml:space="preserve"> Profunda.</w:t>
      </w:r>
    </w:p>
    <w:p w14:paraId="7FE46CC9" w14:textId="775209B7" w:rsidR="005D052E" w:rsidRPr="000707C9" w:rsidRDefault="005D052E" w:rsidP="007C7A1C">
      <w:pPr>
        <w:pStyle w:val="Textoindependiente"/>
        <w:numPr>
          <w:ilvl w:val="0"/>
          <w:numId w:val="6"/>
        </w:numPr>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Revisión Electrónica.</w:t>
      </w:r>
    </w:p>
    <w:p w14:paraId="214BB31C" w14:textId="183BC325" w:rsidR="005D052E" w:rsidRPr="000707C9" w:rsidRDefault="005D052E" w:rsidP="007C7A1C">
      <w:pPr>
        <w:pStyle w:val="Textoindependiente"/>
        <w:numPr>
          <w:ilvl w:val="0"/>
          <w:numId w:val="6"/>
        </w:numPr>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Visita Domiciliaria.</w:t>
      </w:r>
    </w:p>
    <w:p w14:paraId="47BA105F" w14:textId="6F14F64A" w:rsidR="005D052E" w:rsidRPr="000707C9" w:rsidRDefault="005D052E" w:rsidP="007C7A1C">
      <w:pPr>
        <w:pStyle w:val="Textoindependiente"/>
        <w:numPr>
          <w:ilvl w:val="0"/>
          <w:numId w:val="6"/>
        </w:numPr>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Revisión de Gabinete.</w:t>
      </w:r>
    </w:p>
    <w:p w14:paraId="731D7F52" w14:textId="77777777" w:rsidR="005D052E" w:rsidRPr="000707C9" w:rsidRDefault="005D052E" w:rsidP="007C7A1C">
      <w:pPr>
        <w:pStyle w:val="Textoindependiente"/>
        <w:spacing w:line="276" w:lineRule="auto"/>
        <w:ind w:right="48"/>
        <w:jc w:val="both"/>
        <w:rPr>
          <w:rFonts w:ascii="Helvetica" w:hAnsi="Helvetica"/>
          <w:color w:val="000000" w:themeColor="text1"/>
          <w:sz w:val="20"/>
          <w:szCs w:val="20"/>
        </w:rPr>
      </w:pPr>
    </w:p>
    <w:p w14:paraId="11EAF779" w14:textId="0468C111" w:rsidR="00682CD9" w:rsidRPr="000707C9" w:rsidRDefault="00116931" w:rsidP="007C7A1C">
      <w:pPr>
        <w:pStyle w:val="Textoindependiente"/>
        <w:spacing w:line="276" w:lineRule="auto"/>
        <w:ind w:right="48"/>
        <w:jc w:val="both"/>
        <w:rPr>
          <w:rFonts w:ascii="Helvetica" w:hAnsi="Helvetica"/>
          <w:bCs/>
          <w:color w:val="000000" w:themeColor="text1"/>
          <w:sz w:val="20"/>
          <w:szCs w:val="20"/>
        </w:rPr>
      </w:pPr>
      <w:r w:rsidRPr="000707C9">
        <w:rPr>
          <w:rFonts w:ascii="Helvetica" w:hAnsi="Helvetica"/>
          <w:color w:val="000000" w:themeColor="text1"/>
          <w:sz w:val="20"/>
          <w:szCs w:val="20"/>
        </w:rPr>
        <w:t xml:space="preserve">Los servicios proporcionados por </w:t>
      </w:r>
      <w:r w:rsidR="002F7C3C" w:rsidRPr="000707C9">
        <w:rPr>
          <w:rFonts w:ascii="Helvetica" w:hAnsi="Helvetica"/>
          <w:b/>
          <w:color w:val="000000" w:themeColor="text1"/>
          <w:sz w:val="20"/>
          <w:szCs w:val="20"/>
        </w:rPr>
        <w:t xml:space="preserve">“EC/TAX” </w:t>
      </w:r>
      <w:r w:rsidRPr="000707C9">
        <w:rPr>
          <w:rFonts w:ascii="Helvetica" w:hAnsi="Helvetica"/>
          <w:b/>
          <w:color w:val="000000" w:themeColor="text1"/>
          <w:sz w:val="20"/>
          <w:szCs w:val="20"/>
        </w:rPr>
        <w:t xml:space="preserve"> </w:t>
      </w:r>
      <w:r w:rsidRPr="000707C9">
        <w:rPr>
          <w:rFonts w:ascii="Helvetica" w:hAnsi="Helvetica"/>
          <w:bCs/>
          <w:color w:val="000000" w:themeColor="text1"/>
          <w:sz w:val="20"/>
          <w:szCs w:val="20"/>
        </w:rPr>
        <w:t>serán llevados a cabo con los alcances y limitantes establecidos en el</w:t>
      </w:r>
      <w:r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Anexo</w:t>
      </w:r>
      <w:r w:rsidR="001A37E1" w:rsidRPr="000707C9">
        <w:rPr>
          <w:rFonts w:ascii="Helvetica" w:hAnsi="Helvetica"/>
          <w:color w:val="000000" w:themeColor="text1"/>
          <w:sz w:val="20"/>
          <w:szCs w:val="20"/>
        </w:rPr>
        <w:t xml:space="preserve"> denominado </w:t>
      </w:r>
      <w:r w:rsidR="00A46869" w:rsidRPr="000707C9">
        <w:rPr>
          <w:rFonts w:ascii="Helvetica" w:hAnsi="Helvetica"/>
          <w:color w:val="000000" w:themeColor="text1"/>
          <w:sz w:val="20"/>
          <w:szCs w:val="20"/>
        </w:rPr>
        <w:t>“</w:t>
      </w:r>
      <w:r w:rsidRPr="000707C9">
        <w:rPr>
          <w:rFonts w:ascii="Helvetica" w:hAnsi="Helvetica"/>
          <w:b/>
          <w:bCs/>
          <w:color w:val="000000" w:themeColor="text1"/>
          <w:sz w:val="20"/>
          <w:szCs w:val="20"/>
        </w:rPr>
        <w:t>CONDICIONES GENERALES</w:t>
      </w:r>
      <w:r w:rsidR="00A46869" w:rsidRPr="000707C9">
        <w:rPr>
          <w:rFonts w:ascii="Helvetica" w:hAnsi="Helvetica"/>
          <w:color w:val="000000" w:themeColor="text1"/>
          <w:sz w:val="20"/>
          <w:szCs w:val="20"/>
        </w:rPr>
        <w:t>”</w:t>
      </w:r>
      <w:r w:rsidRPr="000707C9">
        <w:rPr>
          <w:rFonts w:ascii="Helvetica" w:hAnsi="Helvetica"/>
          <w:color w:val="000000" w:themeColor="text1"/>
          <w:sz w:val="20"/>
          <w:szCs w:val="20"/>
        </w:rPr>
        <w:t xml:space="preserve">, del presente contrato e </w:t>
      </w:r>
      <w:r w:rsidRPr="000707C9">
        <w:rPr>
          <w:rFonts w:ascii="Helvetica" w:hAnsi="Helvetica"/>
          <w:bCs/>
          <w:color w:val="000000" w:themeColor="text1"/>
          <w:sz w:val="20"/>
          <w:szCs w:val="20"/>
        </w:rPr>
        <w:t xml:space="preserve">incluirán: </w:t>
      </w:r>
    </w:p>
    <w:p w14:paraId="501D3A83" w14:textId="77777777" w:rsidR="00116931" w:rsidRPr="000707C9" w:rsidRDefault="00116931" w:rsidP="007C7A1C">
      <w:pPr>
        <w:pStyle w:val="Textoindependiente"/>
        <w:spacing w:line="276" w:lineRule="auto"/>
        <w:ind w:right="48"/>
        <w:jc w:val="both"/>
        <w:rPr>
          <w:rFonts w:ascii="Helvetica" w:hAnsi="Helvetica"/>
          <w:color w:val="000000" w:themeColor="text1"/>
          <w:sz w:val="20"/>
          <w:szCs w:val="20"/>
        </w:rPr>
      </w:pPr>
    </w:p>
    <w:p w14:paraId="7BCADC64" w14:textId="09D74602" w:rsidR="00FC5AF7" w:rsidRPr="000707C9" w:rsidRDefault="00FC5AF7" w:rsidP="007C7A1C">
      <w:pPr>
        <w:pStyle w:val="Textoindependiente"/>
        <w:numPr>
          <w:ilvl w:val="0"/>
          <w:numId w:val="5"/>
        </w:numPr>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Análisis de requerimientos de información, </w:t>
      </w:r>
    </w:p>
    <w:p w14:paraId="26212D2F" w14:textId="77777777" w:rsidR="00FC5AF7" w:rsidRPr="000707C9" w:rsidRDefault="00FC5AF7" w:rsidP="007C7A1C">
      <w:pPr>
        <w:pStyle w:val="Textoindependiente"/>
        <w:numPr>
          <w:ilvl w:val="0"/>
          <w:numId w:val="5"/>
        </w:numPr>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Compilación </w:t>
      </w:r>
      <w:r w:rsidR="00290A10" w:rsidRPr="000707C9">
        <w:rPr>
          <w:rFonts w:ascii="Helvetica" w:hAnsi="Helvetica"/>
          <w:color w:val="000000" w:themeColor="text1"/>
          <w:sz w:val="20"/>
          <w:szCs w:val="20"/>
        </w:rPr>
        <w:t>de información y</w:t>
      </w:r>
      <w:r w:rsidRPr="000707C9">
        <w:rPr>
          <w:rFonts w:ascii="Helvetica" w:hAnsi="Helvetica"/>
          <w:color w:val="000000" w:themeColor="text1"/>
          <w:sz w:val="20"/>
          <w:szCs w:val="20"/>
        </w:rPr>
        <w:t>;</w:t>
      </w:r>
    </w:p>
    <w:p w14:paraId="72935E25" w14:textId="4A90C2CE" w:rsidR="00FC5AF7" w:rsidRPr="000707C9" w:rsidRDefault="008811B1" w:rsidP="007C7A1C">
      <w:pPr>
        <w:pStyle w:val="Textoindependiente"/>
        <w:numPr>
          <w:ilvl w:val="0"/>
          <w:numId w:val="5"/>
        </w:numPr>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 xml:space="preserve">Preparación del escrito de presentación de información </w:t>
      </w:r>
      <w:r w:rsidR="00DB4D41" w:rsidRPr="000707C9">
        <w:rPr>
          <w:rFonts w:ascii="Helvetica" w:hAnsi="Helvetica"/>
          <w:color w:val="000000" w:themeColor="text1"/>
          <w:sz w:val="20"/>
          <w:szCs w:val="20"/>
        </w:rPr>
        <w:t>a l</w:t>
      </w:r>
      <w:r w:rsidR="00290A10" w:rsidRPr="000707C9">
        <w:rPr>
          <w:rFonts w:ascii="Helvetica" w:hAnsi="Helvetica"/>
          <w:color w:val="000000" w:themeColor="text1"/>
          <w:sz w:val="20"/>
          <w:szCs w:val="20"/>
        </w:rPr>
        <w:t>as autoridades del Servicio de Administración Tributaria</w:t>
      </w:r>
      <w:r w:rsidR="00FC5AF7" w:rsidRPr="000707C9">
        <w:rPr>
          <w:rFonts w:ascii="Helvetica" w:hAnsi="Helvetica"/>
          <w:color w:val="000000" w:themeColor="text1"/>
          <w:sz w:val="20"/>
          <w:szCs w:val="20"/>
        </w:rPr>
        <w:t>.</w:t>
      </w:r>
    </w:p>
    <w:p w14:paraId="4C3B24CA" w14:textId="13FF4642" w:rsidR="00FC5AF7" w:rsidRPr="000707C9" w:rsidRDefault="00FC5AF7" w:rsidP="007C7A1C">
      <w:pPr>
        <w:pStyle w:val="Textoindependiente"/>
        <w:spacing w:line="276" w:lineRule="auto"/>
        <w:ind w:right="48"/>
        <w:jc w:val="both"/>
        <w:rPr>
          <w:rFonts w:ascii="Helvetica" w:hAnsi="Helvetica"/>
          <w:color w:val="000000" w:themeColor="text1"/>
          <w:sz w:val="20"/>
          <w:szCs w:val="20"/>
        </w:rPr>
      </w:pPr>
    </w:p>
    <w:p w14:paraId="550F82C9" w14:textId="5C6476FF" w:rsidR="007B2FBE" w:rsidRPr="000707C9" w:rsidRDefault="00000000" w:rsidP="007C7A1C">
      <w:pPr>
        <w:pStyle w:val="Textoindependiente"/>
        <w:spacing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Siendo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un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contrato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individual</w:t>
      </w:r>
      <w:r w:rsidR="00911EEE" w:rsidRPr="000707C9">
        <w:rPr>
          <w:rFonts w:ascii="Helvetica" w:hAnsi="Helvetica"/>
          <w:color w:val="000000" w:themeColor="text1"/>
          <w:sz w:val="20"/>
          <w:szCs w:val="20"/>
        </w:rPr>
        <w:t>,</w:t>
      </w:r>
      <w:r w:rsidR="00B70567" w:rsidRPr="000707C9">
        <w:rPr>
          <w:rFonts w:ascii="Helvetica" w:hAnsi="Helvetica"/>
          <w:color w:val="000000" w:themeColor="text1"/>
          <w:sz w:val="20"/>
          <w:szCs w:val="20"/>
        </w:rPr>
        <w:t xml:space="preserve"> </w:t>
      </w:r>
      <w:r w:rsidR="008B61A1" w:rsidRPr="000707C9">
        <w:rPr>
          <w:rFonts w:ascii="Helvetica" w:hAnsi="Helvetica"/>
          <w:color w:val="000000" w:themeColor="text1"/>
          <w:sz w:val="20"/>
          <w:szCs w:val="20"/>
        </w:rPr>
        <w:t>en ninguna circunstancia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brindarán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servicios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refiere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persona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física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moral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no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encuentre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contratada</w:t>
      </w:r>
      <w:r w:rsidR="00432383" w:rsidRPr="000707C9">
        <w:rPr>
          <w:rFonts w:ascii="Helvetica" w:hAnsi="Helvetica"/>
          <w:color w:val="000000" w:themeColor="text1"/>
          <w:sz w:val="20"/>
          <w:szCs w:val="20"/>
        </w:rPr>
        <w:t>.</w:t>
      </w:r>
    </w:p>
    <w:p w14:paraId="4F194F41" w14:textId="78B142E0" w:rsidR="007B2FBE" w:rsidRPr="000707C9" w:rsidRDefault="007B2FBE" w:rsidP="007C7A1C">
      <w:pPr>
        <w:pStyle w:val="Textoindependiente"/>
        <w:spacing w:before="8" w:line="276" w:lineRule="auto"/>
        <w:ind w:right="48"/>
        <w:jc w:val="both"/>
        <w:rPr>
          <w:rFonts w:ascii="Helvetica" w:hAnsi="Helvetica"/>
          <w:color w:val="000000" w:themeColor="text1"/>
          <w:sz w:val="20"/>
          <w:szCs w:val="20"/>
        </w:rPr>
      </w:pPr>
    </w:p>
    <w:p w14:paraId="4132F8B1" w14:textId="07644F9E" w:rsidR="007A457F" w:rsidRPr="000707C9" w:rsidRDefault="007A457F" w:rsidP="007C7A1C">
      <w:pPr>
        <w:pStyle w:val="Textoindependiente"/>
        <w:spacing w:before="1" w:line="276" w:lineRule="auto"/>
        <w:ind w:right="48"/>
        <w:jc w:val="both"/>
        <w:rPr>
          <w:rFonts w:ascii="Helvetica" w:hAnsi="Helvetica"/>
          <w:color w:val="000000" w:themeColor="text1"/>
          <w:sz w:val="20"/>
          <w:szCs w:val="20"/>
        </w:rPr>
      </w:pPr>
      <w:r w:rsidRPr="000707C9">
        <w:rPr>
          <w:rFonts w:ascii="Helvetica" w:hAnsi="Helvetica"/>
          <w:b/>
          <w:bCs/>
          <w:color w:val="000000" w:themeColor="text1"/>
          <w:sz w:val="20"/>
          <w:szCs w:val="20"/>
        </w:rPr>
        <w:t>SEGUNDA-</w:t>
      </w:r>
      <w:r w:rsidRPr="000707C9">
        <w:rPr>
          <w:rFonts w:ascii="Helvetica" w:hAnsi="Helvetica"/>
          <w:color w:val="000000" w:themeColor="text1"/>
          <w:sz w:val="20"/>
          <w:szCs w:val="20"/>
        </w:rPr>
        <w:t xml:space="preserve"> Se hace del conocimiento de </w:t>
      </w:r>
      <w:r w:rsidR="00A46869" w:rsidRPr="000707C9">
        <w:rPr>
          <w:rFonts w:ascii="Helvetica" w:hAnsi="Helvetica"/>
          <w:b/>
          <w:color w:val="000000" w:themeColor="text1"/>
          <w:sz w:val="20"/>
          <w:szCs w:val="20"/>
        </w:rPr>
        <w:t>“</w:t>
      </w:r>
      <w:r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 xml:space="preserve">que ante cualquiera de las vías señaladas en la </w:t>
      </w:r>
      <w:r w:rsidRPr="000707C9">
        <w:rPr>
          <w:rFonts w:ascii="Helvetica" w:hAnsi="Helvetica"/>
          <w:b/>
          <w:bCs/>
          <w:color w:val="000000" w:themeColor="text1"/>
          <w:sz w:val="20"/>
          <w:szCs w:val="20"/>
        </w:rPr>
        <w:t>CLÁUSULA PRIMERA,</w:t>
      </w:r>
      <w:r w:rsidRPr="000707C9">
        <w:rPr>
          <w:rFonts w:ascii="Helvetica" w:hAnsi="Helvetica"/>
          <w:color w:val="000000" w:themeColor="text1"/>
          <w:sz w:val="20"/>
          <w:szCs w:val="20"/>
        </w:rPr>
        <w:t xml:space="preserve"> </w:t>
      </w:r>
      <w:r w:rsidR="00A46869" w:rsidRPr="000707C9">
        <w:rPr>
          <w:rFonts w:ascii="Helvetica" w:hAnsi="Helvetica"/>
          <w:b/>
          <w:color w:val="000000" w:themeColor="text1"/>
          <w:sz w:val="20"/>
          <w:szCs w:val="20"/>
        </w:rPr>
        <w:t>“</w:t>
      </w:r>
      <w:r w:rsidR="0092727C" w:rsidRPr="000707C9">
        <w:rPr>
          <w:rFonts w:ascii="Helvetica" w:hAnsi="Helvetica"/>
          <w:b/>
          <w:color w:val="000000" w:themeColor="text1"/>
          <w:sz w:val="20"/>
          <w:szCs w:val="20"/>
        </w:rPr>
        <w:t>EC/TAX</w:t>
      </w:r>
      <w:r w:rsidR="00A46869" w:rsidRPr="000707C9">
        <w:rPr>
          <w:rFonts w:ascii="Helvetica" w:hAnsi="Helvetica"/>
          <w:b/>
          <w:color w:val="000000" w:themeColor="text1"/>
          <w:sz w:val="20"/>
          <w:szCs w:val="20"/>
        </w:rPr>
        <w:t>”</w:t>
      </w:r>
      <w:r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asesorará y atenderá los requerimientos de información hasta, en caso de que aplique, el dictado de resolución por parte de la autoridad fiscal en el procedimiento correspondiente, no importando la duración del mismo, sea de días, meses o años.</w:t>
      </w:r>
    </w:p>
    <w:p w14:paraId="435F7C5E" w14:textId="77777777" w:rsidR="007A457F" w:rsidRPr="000707C9" w:rsidRDefault="007A457F" w:rsidP="007C7A1C">
      <w:pPr>
        <w:pStyle w:val="Textoindependiente"/>
        <w:spacing w:before="8" w:line="276" w:lineRule="auto"/>
        <w:ind w:right="48"/>
        <w:jc w:val="both"/>
        <w:rPr>
          <w:rFonts w:ascii="Helvetica" w:hAnsi="Helvetica"/>
          <w:color w:val="000000" w:themeColor="text1"/>
          <w:sz w:val="20"/>
          <w:szCs w:val="20"/>
        </w:rPr>
      </w:pPr>
    </w:p>
    <w:p w14:paraId="2EB5D6BF" w14:textId="2CAC2553" w:rsidR="007B2FBE" w:rsidRPr="000707C9" w:rsidRDefault="007A457F" w:rsidP="007C7A1C">
      <w:pPr>
        <w:pStyle w:val="Textoindependiente"/>
        <w:spacing w:line="276" w:lineRule="auto"/>
        <w:ind w:right="48"/>
        <w:jc w:val="both"/>
        <w:rPr>
          <w:rFonts w:ascii="Helvetica" w:hAnsi="Helvetica"/>
          <w:color w:val="000000" w:themeColor="text1"/>
          <w:sz w:val="20"/>
          <w:szCs w:val="20"/>
        </w:rPr>
      </w:pPr>
      <w:r w:rsidRPr="000707C9">
        <w:rPr>
          <w:rFonts w:ascii="Helvetica" w:hAnsi="Helvetica"/>
          <w:b/>
          <w:bCs/>
          <w:color w:val="000000" w:themeColor="text1"/>
          <w:sz w:val="20"/>
          <w:szCs w:val="20"/>
        </w:rPr>
        <w:t>TERCERA.-</w:t>
      </w:r>
      <w:r w:rsidR="00B70567" w:rsidRPr="000707C9">
        <w:rPr>
          <w:rFonts w:ascii="Helvetica" w:hAnsi="Helvetica"/>
          <w:color w:val="000000" w:themeColor="text1"/>
          <w:sz w:val="20"/>
          <w:szCs w:val="20"/>
        </w:rPr>
        <w:t xml:space="preserve"> </w:t>
      </w:r>
      <w:r w:rsidR="007562AA" w:rsidRPr="000707C9">
        <w:rPr>
          <w:rFonts w:ascii="Helvetica" w:hAnsi="Helvetica"/>
          <w:b/>
          <w:bCs/>
          <w:color w:val="000000" w:themeColor="text1"/>
          <w:sz w:val="20"/>
          <w:szCs w:val="20"/>
          <w:u w:val="single"/>
        </w:rPr>
        <w:t>ASESORÍA</w:t>
      </w:r>
      <w:r w:rsidR="007562AA" w:rsidRPr="000707C9">
        <w:rPr>
          <w:rFonts w:ascii="Helvetica" w:hAnsi="Helvetica"/>
          <w:b/>
          <w:bCs/>
          <w:color w:val="000000" w:themeColor="text1"/>
          <w:sz w:val="20"/>
          <w:szCs w:val="20"/>
        </w:rPr>
        <w:t>.</w:t>
      </w:r>
      <w:r w:rsidR="007562AA" w:rsidRPr="000707C9">
        <w:rPr>
          <w:rFonts w:ascii="Helvetica" w:hAnsi="Helvetica"/>
          <w:color w:val="000000" w:themeColor="text1"/>
          <w:sz w:val="20"/>
          <w:szCs w:val="20"/>
        </w:rPr>
        <w:t xml:space="preserve"> </w:t>
      </w:r>
      <w:r w:rsidR="00C06969" w:rsidRPr="000707C9">
        <w:rPr>
          <w:rFonts w:ascii="Helvetica" w:hAnsi="Helvetica"/>
          <w:color w:val="000000" w:themeColor="text1"/>
          <w:sz w:val="20"/>
          <w:szCs w:val="20"/>
        </w:rPr>
        <w:t xml:space="preserve">Adicionalmente </w:t>
      </w:r>
      <w:r w:rsidR="002F7C3C" w:rsidRPr="000707C9">
        <w:rPr>
          <w:rFonts w:ascii="Helvetica" w:hAnsi="Helvetica"/>
          <w:b/>
          <w:color w:val="000000" w:themeColor="text1"/>
          <w:sz w:val="20"/>
          <w:szCs w:val="20"/>
        </w:rPr>
        <w:t xml:space="preserve">“EC/TAX” </w:t>
      </w:r>
      <w:r w:rsidR="00110C7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proporcionará</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00A46869" w:rsidRPr="000707C9">
        <w:rPr>
          <w:rFonts w:ascii="Helvetica" w:hAnsi="Helvetica"/>
          <w:b/>
          <w:color w:val="000000" w:themeColor="text1"/>
          <w:sz w:val="20"/>
          <w:szCs w:val="20"/>
        </w:rPr>
        <w:t>“</w:t>
      </w:r>
      <w:r w:rsidR="007505DF"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lastRenderedPageBreak/>
        <w:t>forma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gratuita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cualquier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asesoría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consultoría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derecho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Administrativo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Fiscal,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supuesto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así</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requerirlo,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sin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esto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obligue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002F7C3C" w:rsidRPr="000707C9">
        <w:rPr>
          <w:rFonts w:ascii="Helvetica" w:hAnsi="Helvetica"/>
          <w:b/>
          <w:color w:val="000000" w:themeColor="text1"/>
          <w:sz w:val="20"/>
          <w:szCs w:val="20"/>
        </w:rPr>
        <w:t xml:space="preserve">“EC/TAX” </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llevar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cabo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patrocinio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asunto.</w:t>
      </w:r>
    </w:p>
    <w:p w14:paraId="10FC3129" w14:textId="2795BF0C" w:rsidR="007B2FBE" w:rsidRPr="000707C9" w:rsidRDefault="007B2FBE" w:rsidP="007C7A1C">
      <w:pPr>
        <w:pStyle w:val="Textoindependiente"/>
        <w:spacing w:line="276" w:lineRule="auto"/>
        <w:ind w:right="48"/>
        <w:jc w:val="both"/>
        <w:rPr>
          <w:rFonts w:ascii="Helvetica" w:hAnsi="Helvetica"/>
          <w:color w:val="000000" w:themeColor="text1"/>
          <w:sz w:val="20"/>
          <w:szCs w:val="20"/>
        </w:rPr>
      </w:pPr>
    </w:p>
    <w:p w14:paraId="71ADA1A6" w14:textId="289BA798" w:rsidR="009636F8" w:rsidRPr="000707C9" w:rsidRDefault="007A457F"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b/>
          <w:sz w:val="20"/>
          <w:lang w:val="es-ES"/>
        </w:rPr>
        <w:t>CUARTA</w:t>
      </w:r>
      <w:r w:rsidR="009636F8" w:rsidRPr="000707C9">
        <w:rPr>
          <w:rFonts w:ascii="Helvetica" w:hAnsi="Helvetica" w:cs="Arial"/>
          <w:b/>
          <w:sz w:val="20"/>
          <w:lang w:val="es-ES"/>
        </w:rPr>
        <w:t xml:space="preserve">.- </w:t>
      </w:r>
      <w:r w:rsidR="009636F8" w:rsidRPr="000707C9">
        <w:rPr>
          <w:rFonts w:ascii="Helvetica" w:hAnsi="Helvetica" w:cs="Arial"/>
          <w:b/>
          <w:sz w:val="20"/>
          <w:u w:val="single"/>
          <w:lang w:val="es-ES"/>
        </w:rPr>
        <w:t>PROCEDIMIENTO</w:t>
      </w:r>
      <w:r w:rsidR="009636F8" w:rsidRPr="000707C9">
        <w:rPr>
          <w:rFonts w:ascii="Helvetica" w:hAnsi="Helvetica" w:cs="Arial"/>
          <w:b/>
          <w:sz w:val="20"/>
          <w:lang w:val="es-ES"/>
        </w:rPr>
        <w:t xml:space="preserve">. </w:t>
      </w:r>
      <w:r w:rsidR="009636F8" w:rsidRPr="000707C9">
        <w:rPr>
          <w:rFonts w:ascii="Helvetica" w:hAnsi="Helvetica" w:cs="Arial"/>
          <w:sz w:val="20"/>
          <w:lang w:val="es-ES"/>
        </w:rPr>
        <w:t xml:space="preserve">A fin de que </w:t>
      </w:r>
      <w:r w:rsidR="002F7C3C" w:rsidRPr="000707C9">
        <w:rPr>
          <w:rFonts w:ascii="Helvetica" w:hAnsi="Helvetica" w:cs="Arial"/>
          <w:b/>
          <w:color w:val="000000" w:themeColor="text1"/>
          <w:sz w:val="20"/>
          <w:lang w:val="es-ES"/>
        </w:rPr>
        <w:t xml:space="preserve">“EC/TAX” </w:t>
      </w:r>
      <w:r w:rsidR="007562AA" w:rsidRPr="000707C9">
        <w:rPr>
          <w:rFonts w:ascii="Helvetica" w:hAnsi="Helvetica" w:cs="Arial"/>
          <w:b/>
          <w:color w:val="000000" w:themeColor="text1"/>
          <w:sz w:val="20"/>
          <w:lang w:val="es-ES"/>
        </w:rPr>
        <w:t xml:space="preserve"> </w:t>
      </w:r>
      <w:r w:rsidR="009636F8" w:rsidRPr="000707C9">
        <w:rPr>
          <w:rFonts w:ascii="Helvetica" w:hAnsi="Helvetica" w:cs="Arial"/>
          <w:sz w:val="20"/>
          <w:lang w:val="es-ES"/>
        </w:rPr>
        <w:t xml:space="preserve">pueda prestar los Servicios contratados por </w:t>
      </w:r>
      <w:r w:rsidR="00A46869" w:rsidRPr="000707C9">
        <w:rPr>
          <w:rFonts w:ascii="Helvetica" w:hAnsi="Helvetica" w:cs="Arial"/>
          <w:b/>
          <w:color w:val="000000" w:themeColor="text1"/>
          <w:sz w:val="20"/>
          <w:lang w:val="es-ES"/>
        </w:rPr>
        <w:t>“</w:t>
      </w:r>
      <w:r w:rsidR="00AB6E00"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009636F8" w:rsidRPr="000707C9">
        <w:rPr>
          <w:rFonts w:ascii="Helvetica" w:hAnsi="Helvetica" w:cs="Arial"/>
          <w:sz w:val="20"/>
          <w:lang w:val="es-ES"/>
        </w:rPr>
        <w:t xml:space="preserve">, </w:t>
      </w:r>
      <w:r w:rsidR="00AB6E00" w:rsidRPr="000707C9">
        <w:rPr>
          <w:rFonts w:ascii="Helvetica" w:hAnsi="Helvetica" w:cs="Arial"/>
          <w:sz w:val="20"/>
          <w:lang w:val="es-ES"/>
        </w:rPr>
        <w:t xml:space="preserve">éste </w:t>
      </w:r>
      <w:r w:rsidR="009636F8" w:rsidRPr="000707C9">
        <w:rPr>
          <w:rFonts w:ascii="Helvetica" w:hAnsi="Helvetica" w:cs="Arial"/>
          <w:sz w:val="20"/>
          <w:lang w:val="es-ES"/>
        </w:rPr>
        <w:t>se obliga a proporcionar a la brevedad posible y por escrito la información, ya sea de carácter administrativo</w:t>
      </w:r>
      <w:r w:rsidR="00482F4A" w:rsidRPr="000707C9">
        <w:rPr>
          <w:rFonts w:ascii="Helvetica" w:hAnsi="Helvetica" w:cs="Arial"/>
          <w:sz w:val="20"/>
          <w:lang w:val="es-ES"/>
        </w:rPr>
        <w:t>, fiscal, contable</w:t>
      </w:r>
      <w:r w:rsidR="009636F8" w:rsidRPr="000707C9">
        <w:rPr>
          <w:rFonts w:ascii="Helvetica" w:hAnsi="Helvetica" w:cs="Arial"/>
          <w:sz w:val="20"/>
          <w:lang w:val="es-ES"/>
        </w:rPr>
        <w:t xml:space="preserve"> y/o legal a </w:t>
      </w:r>
      <w:r w:rsidR="002F7C3C" w:rsidRPr="000707C9">
        <w:rPr>
          <w:rFonts w:ascii="Helvetica" w:hAnsi="Helvetica" w:cs="Arial"/>
          <w:b/>
          <w:color w:val="000000" w:themeColor="text1"/>
          <w:sz w:val="20"/>
          <w:lang w:val="es-ES"/>
        </w:rPr>
        <w:t xml:space="preserve">“EC/TAX” </w:t>
      </w:r>
      <w:r w:rsidR="009636F8" w:rsidRPr="000707C9">
        <w:rPr>
          <w:rFonts w:ascii="Helvetica" w:hAnsi="Helvetica" w:cs="Arial"/>
          <w:sz w:val="20"/>
          <w:lang w:val="es-ES"/>
        </w:rPr>
        <w:t xml:space="preserve">, con la finalidad de que se lleven </w:t>
      </w:r>
      <w:r w:rsidR="002B1C95" w:rsidRPr="000707C9">
        <w:rPr>
          <w:rFonts w:ascii="Helvetica" w:hAnsi="Helvetica" w:cs="Arial"/>
          <w:sz w:val="20"/>
          <w:lang w:val="es-ES"/>
        </w:rPr>
        <w:t>a cabo</w:t>
      </w:r>
      <w:r w:rsidR="009636F8" w:rsidRPr="000707C9">
        <w:rPr>
          <w:rFonts w:ascii="Helvetica" w:hAnsi="Helvetica" w:cs="Arial"/>
          <w:sz w:val="20"/>
          <w:lang w:val="es-ES"/>
        </w:rPr>
        <w:t xml:space="preserve"> y de forma eficiente los Servicios</w:t>
      </w:r>
      <w:r w:rsidR="00877CD3" w:rsidRPr="000707C9">
        <w:rPr>
          <w:rFonts w:ascii="Helvetica" w:hAnsi="Helvetica" w:cs="Arial"/>
          <w:sz w:val="20"/>
          <w:lang w:val="es-ES"/>
        </w:rPr>
        <w:t>, de conformidad con lo siguiente:</w:t>
      </w:r>
    </w:p>
    <w:p w14:paraId="2D1F4874" w14:textId="77777777" w:rsidR="009636F8" w:rsidRPr="000707C9" w:rsidRDefault="009636F8" w:rsidP="007C7A1C">
      <w:pPr>
        <w:pStyle w:val="Textodecuerpo21"/>
        <w:widowControl/>
        <w:spacing w:line="276" w:lineRule="auto"/>
        <w:ind w:left="0" w:firstLine="0"/>
        <w:rPr>
          <w:rFonts w:ascii="Helvetica" w:hAnsi="Helvetica" w:cs="Arial"/>
          <w:sz w:val="20"/>
          <w:lang w:val="es-ES"/>
        </w:rPr>
      </w:pPr>
    </w:p>
    <w:p w14:paraId="6FD553DA" w14:textId="1F31C11A" w:rsidR="00F81C7D" w:rsidRPr="000707C9" w:rsidRDefault="00A46869" w:rsidP="007C7A1C">
      <w:pPr>
        <w:pStyle w:val="Textodecuerpo21"/>
        <w:widowControl/>
        <w:numPr>
          <w:ilvl w:val="0"/>
          <w:numId w:val="7"/>
        </w:numPr>
        <w:spacing w:line="276" w:lineRule="auto"/>
        <w:rPr>
          <w:rFonts w:ascii="Helvetica" w:hAnsi="Helvetica" w:cs="Arial"/>
          <w:sz w:val="20"/>
          <w:lang w:val="es-ES"/>
        </w:rPr>
      </w:pPr>
      <w:r w:rsidRPr="000707C9">
        <w:rPr>
          <w:rFonts w:ascii="Helvetica" w:hAnsi="Helvetica" w:cs="Arial"/>
          <w:b/>
          <w:color w:val="000000" w:themeColor="text1"/>
          <w:sz w:val="20"/>
          <w:lang w:val="es-ES"/>
        </w:rPr>
        <w:t>“</w:t>
      </w:r>
      <w:r w:rsidR="00AA6200" w:rsidRPr="000707C9">
        <w:rPr>
          <w:rFonts w:ascii="Helvetica" w:hAnsi="Helvetica" w:cs="Arial"/>
          <w:b/>
          <w:color w:val="000000" w:themeColor="text1"/>
          <w:sz w:val="20"/>
          <w:lang w:val="es-ES"/>
        </w:rPr>
        <w:t>EL CONTRIBUYENTE</w:t>
      </w:r>
      <w:r w:rsidRPr="000707C9">
        <w:rPr>
          <w:rFonts w:ascii="Helvetica" w:hAnsi="Helvetica" w:cs="Arial"/>
          <w:b/>
          <w:color w:val="000000" w:themeColor="text1"/>
          <w:sz w:val="20"/>
          <w:lang w:val="es-ES"/>
        </w:rPr>
        <w:t>”</w:t>
      </w:r>
      <w:r w:rsidR="00AA6200" w:rsidRPr="000707C9">
        <w:rPr>
          <w:rFonts w:ascii="Helvetica" w:hAnsi="Helvetica" w:cs="Arial"/>
          <w:b/>
          <w:color w:val="000000" w:themeColor="text1"/>
          <w:sz w:val="20"/>
          <w:lang w:val="es-ES"/>
        </w:rPr>
        <w:t xml:space="preserve"> </w:t>
      </w:r>
      <w:r w:rsidR="009636F8" w:rsidRPr="000707C9">
        <w:rPr>
          <w:rFonts w:ascii="Helvetica" w:hAnsi="Helvetica" w:cs="Arial"/>
          <w:sz w:val="20"/>
          <w:lang w:val="es-ES"/>
        </w:rPr>
        <w:t xml:space="preserve">deberá </w:t>
      </w:r>
      <w:r w:rsidR="00F81C7D" w:rsidRPr="000707C9">
        <w:rPr>
          <w:rFonts w:ascii="Helvetica" w:hAnsi="Helvetica" w:cs="Arial"/>
          <w:sz w:val="20"/>
          <w:lang w:val="es-ES"/>
        </w:rPr>
        <w:t xml:space="preserve">dar aviso en forma inmediata a </w:t>
      </w:r>
      <w:r w:rsidR="002F7C3C" w:rsidRPr="000707C9">
        <w:rPr>
          <w:rFonts w:ascii="Helvetica" w:hAnsi="Helvetica" w:cs="Arial"/>
          <w:b/>
          <w:color w:val="000000" w:themeColor="text1"/>
          <w:sz w:val="20"/>
          <w:lang w:val="es-ES"/>
        </w:rPr>
        <w:t>“EC/TAX</w:t>
      </w:r>
      <w:proofErr w:type="gramStart"/>
      <w:r w:rsidR="002F7C3C" w:rsidRPr="000707C9">
        <w:rPr>
          <w:rFonts w:ascii="Helvetica" w:hAnsi="Helvetica" w:cs="Arial"/>
          <w:b/>
          <w:color w:val="000000" w:themeColor="text1"/>
          <w:sz w:val="20"/>
          <w:lang w:val="es-ES"/>
        </w:rPr>
        <w:t xml:space="preserve">” </w:t>
      </w:r>
      <w:r w:rsidR="00F81C7D" w:rsidRPr="000707C9">
        <w:rPr>
          <w:rFonts w:ascii="Helvetica" w:hAnsi="Helvetica" w:cs="Arial"/>
          <w:b/>
          <w:color w:val="000000" w:themeColor="text1"/>
          <w:sz w:val="20"/>
          <w:lang w:val="es-ES"/>
        </w:rPr>
        <w:t>,</w:t>
      </w:r>
      <w:proofErr w:type="gramEnd"/>
      <w:r w:rsidR="00F81C7D" w:rsidRPr="000707C9">
        <w:rPr>
          <w:rFonts w:ascii="Helvetica" w:hAnsi="Helvetica" w:cs="Arial"/>
          <w:b/>
          <w:color w:val="000000" w:themeColor="text1"/>
          <w:sz w:val="20"/>
          <w:lang w:val="es-ES"/>
        </w:rPr>
        <w:t xml:space="preserve"> </w:t>
      </w:r>
      <w:r w:rsidR="00F81C7D" w:rsidRPr="000707C9">
        <w:rPr>
          <w:rFonts w:ascii="Helvetica" w:hAnsi="Helvetica" w:cs="Arial"/>
          <w:bCs/>
          <w:color w:val="000000" w:themeColor="text1"/>
          <w:sz w:val="20"/>
          <w:lang w:val="es-ES"/>
        </w:rPr>
        <w:t xml:space="preserve">del requerimiento de información por parte del Servicio de Administración Tributaria derivado del inicio de facultades de comprobación a que se refiere el artículo 42 del Código Fiscal de la Federación y/o, notificación de carta invitación </w:t>
      </w:r>
      <w:r w:rsidR="002A7203" w:rsidRPr="000707C9">
        <w:rPr>
          <w:rFonts w:ascii="Helvetica" w:hAnsi="Helvetica" w:cs="Arial"/>
          <w:bCs/>
          <w:color w:val="000000" w:themeColor="text1"/>
          <w:sz w:val="20"/>
          <w:lang w:val="es-ES"/>
        </w:rPr>
        <w:t>o</w:t>
      </w:r>
      <w:r w:rsidR="00F81C7D" w:rsidRPr="000707C9">
        <w:rPr>
          <w:rFonts w:ascii="Helvetica" w:hAnsi="Helvetica" w:cs="Arial"/>
          <w:bCs/>
          <w:color w:val="000000" w:themeColor="text1"/>
          <w:sz w:val="20"/>
          <w:lang w:val="es-ES"/>
        </w:rPr>
        <w:t xml:space="preserve"> aviso de vigilancia profunda</w:t>
      </w:r>
      <w:r w:rsidR="003D225A" w:rsidRPr="000707C9">
        <w:rPr>
          <w:rFonts w:ascii="Helvetica" w:hAnsi="Helvetica" w:cs="Arial"/>
          <w:bCs/>
          <w:color w:val="000000" w:themeColor="text1"/>
          <w:sz w:val="20"/>
          <w:lang w:val="es-ES"/>
        </w:rPr>
        <w:t xml:space="preserve"> en los plazos señalados en el</w:t>
      </w:r>
      <w:r w:rsidR="003D225A" w:rsidRPr="000707C9">
        <w:rPr>
          <w:rFonts w:ascii="Helvetica" w:hAnsi="Helvetica" w:cs="Arial"/>
          <w:b/>
          <w:color w:val="000000" w:themeColor="text1"/>
          <w:sz w:val="20"/>
          <w:lang w:val="es-ES"/>
        </w:rPr>
        <w:t xml:space="preserve"> </w:t>
      </w:r>
      <w:r w:rsidR="003D225A" w:rsidRPr="000707C9">
        <w:rPr>
          <w:rFonts w:ascii="Helvetica" w:hAnsi="Helvetica" w:cs="Arial"/>
          <w:color w:val="000000" w:themeColor="text1"/>
          <w:sz w:val="20"/>
          <w:lang w:val="es-ES"/>
        </w:rPr>
        <w:t xml:space="preserve">Anexo denominado </w:t>
      </w:r>
      <w:r w:rsidRPr="000707C9">
        <w:rPr>
          <w:rFonts w:ascii="Helvetica" w:hAnsi="Helvetica" w:cs="Arial"/>
          <w:color w:val="000000" w:themeColor="text1"/>
          <w:sz w:val="20"/>
          <w:lang w:val="es-ES"/>
        </w:rPr>
        <w:t>“</w:t>
      </w:r>
      <w:r w:rsidR="003D225A" w:rsidRPr="000707C9">
        <w:rPr>
          <w:rFonts w:ascii="Helvetica" w:hAnsi="Helvetica" w:cs="Arial"/>
          <w:b/>
          <w:bCs/>
          <w:color w:val="000000" w:themeColor="text1"/>
          <w:sz w:val="20"/>
          <w:lang w:val="es-ES"/>
        </w:rPr>
        <w:t>CONDICIONES GENERALES</w:t>
      </w:r>
      <w:r w:rsidRPr="000707C9">
        <w:rPr>
          <w:rFonts w:ascii="Helvetica" w:hAnsi="Helvetica" w:cs="Arial"/>
          <w:color w:val="000000" w:themeColor="text1"/>
          <w:sz w:val="20"/>
          <w:lang w:val="es-ES"/>
        </w:rPr>
        <w:t>”</w:t>
      </w:r>
      <w:r w:rsidR="003D225A" w:rsidRPr="000707C9">
        <w:rPr>
          <w:rFonts w:ascii="Helvetica" w:hAnsi="Helvetica" w:cs="Arial"/>
          <w:color w:val="000000" w:themeColor="text1"/>
          <w:sz w:val="20"/>
          <w:lang w:val="es-ES"/>
        </w:rPr>
        <w:t>.</w:t>
      </w:r>
    </w:p>
    <w:p w14:paraId="79EBFB0B" w14:textId="77777777" w:rsidR="00F81C7D" w:rsidRPr="000707C9" w:rsidRDefault="00F81C7D" w:rsidP="007C7A1C">
      <w:pPr>
        <w:pStyle w:val="Textodecuerpo21"/>
        <w:widowControl/>
        <w:spacing w:line="276" w:lineRule="auto"/>
        <w:ind w:left="0" w:firstLine="0"/>
        <w:rPr>
          <w:rFonts w:ascii="Helvetica" w:hAnsi="Helvetica" w:cs="Arial"/>
          <w:sz w:val="20"/>
          <w:lang w:val="es-ES"/>
        </w:rPr>
      </w:pPr>
    </w:p>
    <w:p w14:paraId="01548898" w14:textId="52C9B638" w:rsidR="003D225A" w:rsidRPr="000707C9" w:rsidRDefault="003D225A" w:rsidP="007C7A1C">
      <w:pPr>
        <w:pStyle w:val="Textodecuerpo21"/>
        <w:widowControl/>
        <w:numPr>
          <w:ilvl w:val="0"/>
          <w:numId w:val="7"/>
        </w:numPr>
        <w:spacing w:line="276" w:lineRule="auto"/>
        <w:rPr>
          <w:rFonts w:ascii="Helvetica" w:hAnsi="Helvetica" w:cs="Arial"/>
          <w:bCs/>
          <w:color w:val="000000" w:themeColor="text1"/>
          <w:sz w:val="20"/>
          <w:lang w:val="es-ES"/>
        </w:rPr>
      </w:pPr>
      <w:r w:rsidRPr="000707C9">
        <w:rPr>
          <w:rFonts w:ascii="Helvetica" w:hAnsi="Helvetica" w:cs="Arial"/>
          <w:bCs/>
          <w:color w:val="000000" w:themeColor="text1"/>
          <w:sz w:val="20"/>
          <w:lang w:val="es-ES"/>
        </w:rPr>
        <w:t>Una vez recibido el aviso</w:t>
      </w:r>
      <w:r w:rsidRPr="000707C9">
        <w:rPr>
          <w:rFonts w:ascii="Helvetica" w:hAnsi="Helvetica" w:cs="Arial"/>
          <w:b/>
          <w:color w:val="000000" w:themeColor="text1"/>
          <w:sz w:val="20"/>
          <w:lang w:val="es-ES"/>
        </w:rPr>
        <w:t xml:space="preserve"> </w:t>
      </w:r>
      <w:r w:rsidR="002F7C3C" w:rsidRPr="000707C9">
        <w:rPr>
          <w:rFonts w:ascii="Helvetica" w:hAnsi="Helvetica" w:cs="Arial"/>
          <w:b/>
          <w:color w:val="000000" w:themeColor="text1"/>
          <w:sz w:val="20"/>
          <w:lang w:val="es-ES"/>
        </w:rPr>
        <w:t>“EC/TAX”</w:t>
      </w:r>
      <w:r w:rsidRPr="000707C9">
        <w:rPr>
          <w:rFonts w:ascii="Helvetica" w:hAnsi="Helvetica" w:cs="Arial"/>
          <w:b/>
          <w:color w:val="000000" w:themeColor="text1"/>
          <w:sz w:val="20"/>
          <w:lang w:val="es-ES"/>
        </w:rPr>
        <w:t xml:space="preserve">, </w:t>
      </w:r>
      <w:r w:rsidRPr="000707C9">
        <w:rPr>
          <w:rFonts w:ascii="Helvetica" w:hAnsi="Helvetica" w:cs="Arial"/>
          <w:bCs/>
          <w:color w:val="000000" w:themeColor="text1"/>
          <w:sz w:val="20"/>
          <w:lang w:val="es-ES"/>
        </w:rPr>
        <w:t>a través del personal que designe para tal efecto</w:t>
      </w:r>
      <w:r w:rsidRPr="000707C9">
        <w:rPr>
          <w:rFonts w:ascii="Helvetica" w:hAnsi="Helvetica" w:cs="Arial"/>
          <w:b/>
          <w:color w:val="000000" w:themeColor="text1"/>
          <w:sz w:val="20"/>
          <w:lang w:val="es-ES"/>
        </w:rPr>
        <w:t xml:space="preserve"> </w:t>
      </w:r>
      <w:r w:rsidRPr="000707C9">
        <w:rPr>
          <w:rFonts w:ascii="Helvetica" w:hAnsi="Helvetica" w:cs="Arial"/>
          <w:bCs/>
          <w:color w:val="000000" w:themeColor="text1"/>
          <w:sz w:val="20"/>
          <w:lang w:val="es-ES"/>
        </w:rPr>
        <w:t xml:space="preserve">deberá ponerse en contacto con </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 xml:space="preserve"> </w:t>
      </w:r>
      <w:r w:rsidRPr="000707C9">
        <w:rPr>
          <w:rFonts w:ascii="Helvetica" w:hAnsi="Helvetica" w:cs="Arial"/>
          <w:bCs/>
          <w:color w:val="000000" w:themeColor="text1"/>
          <w:sz w:val="20"/>
          <w:lang w:val="es-ES"/>
        </w:rPr>
        <w:t xml:space="preserve">y/o su departamento contable, a fin de analizar los alcances del requerimiento </w:t>
      </w:r>
      <w:r w:rsidR="00FD23AD" w:rsidRPr="000707C9">
        <w:rPr>
          <w:rFonts w:ascii="Helvetica" w:hAnsi="Helvetica" w:cs="Arial"/>
          <w:bCs/>
          <w:color w:val="000000" w:themeColor="text1"/>
          <w:sz w:val="20"/>
          <w:lang w:val="es-ES"/>
        </w:rPr>
        <w:t>y la información necesaria para la atención del requerimiento.</w:t>
      </w:r>
    </w:p>
    <w:p w14:paraId="2C73E926" w14:textId="75C43450" w:rsidR="00FD23AD" w:rsidRPr="000707C9" w:rsidRDefault="00FD23AD" w:rsidP="007C7A1C">
      <w:pPr>
        <w:pStyle w:val="Textodecuerpo21"/>
        <w:widowControl/>
        <w:spacing w:line="276" w:lineRule="auto"/>
        <w:ind w:left="0" w:firstLine="0"/>
        <w:rPr>
          <w:rFonts w:ascii="Helvetica" w:hAnsi="Helvetica" w:cs="Arial"/>
          <w:bCs/>
          <w:color w:val="000000" w:themeColor="text1"/>
          <w:sz w:val="20"/>
          <w:lang w:val="es-ES"/>
        </w:rPr>
      </w:pPr>
    </w:p>
    <w:p w14:paraId="4DAAFDF7" w14:textId="1F606FE4" w:rsidR="00FD23AD" w:rsidRPr="000707C9" w:rsidRDefault="00FD23AD" w:rsidP="007C7A1C">
      <w:pPr>
        <w:pStyle w:val="Textodecuerpo21"/>
        <w:widowControl/>
        <w:numPr>
          <w:ilvl w:val="0"/>
          <w:numId w:val="7"/>
        </w:numPr>
        <w:spacing w:line="276" w:lineRule="auto"/>
        <w:rPr>
          <w:rFonts w:ascii="Helvetica" w:hAnsi="Helvetica" w:cs="Arial"/>
          <w:sz w:val="20"/>
          <w:lang w:val="es-ES"/>
        </w:rPr>
      </w:pPr>
      <w:r w:rsidRPr="000707C9">
        <w:rPr>
          <w:rFonts w:ascii="Helvetica" w:hAnsi="Helvetica" w:cs="Arial"/>
          <w:bCs/>
          <w:color w:val="000000" w:themeColor="text1"/>
          <w:sz w:val="20"/>
          <w:lang w:val="es-ES"/>
        </w:rPr>
        <w:t xml:space="preserve">La información y documentación deberá ser proporcionada por </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 xml:space="preserve">, </w:t>
      </w:r>
      <w:r w:rsidRPr="000707C9">
        <w:rPr>
          <w:rFonts w:ascii="Helvetica" w:hAnsi="Helvetica" w:cs="Arial"/>
          <w:bCs/>
          <w:color w:val="000000" w:themeColor="text1"/>
          <w:sz w:val="20"/>
          <w:lang w:val="es-ES"/>
        </w:rPr>
        <w:t xml:space="preserve">a fin de que </w:t>
      </w:r>
      <w:r w:rsidR="002F7C3C" w:rsidRPr="000707C9">
        <w:rPr>
          <w:rFonts w:ascii="Helvetica" w:hAnsi="Helvetica" w:cs="Arial"/>
          <w:b/>
          <w:color w:val="000000" w:themeColor="text1"/>
          <w:sz w:val="20"/>
          <w:lang w:val="es-ES"/>
        </w:rPr>
        <w:t>“EC/TAX”</w:t>
      </w:r>
      <w:r w:rsidRPr="000707C9">
        <w:rPr>
          <w:rFonts w:ascii="Helvetica" w:hAnsi="Helvetica" w:cs="Arial"/>
          <w:b/>
          <w:color w:val="000000" w:themeColor="text1"/>
          <w:sz w:val="20"/>
          <w:lang w:val="es-ES"/>
        </w:rPr>
        <w:t xml:space="preserve">, </w:t>
      </w:r>
      <w:r w:rsidRPr="000707C9">
        <w:rPr>
          <w:rFonts w:ascii="Helvetica" w:hAnsi="Helvetica" w:cs="Arial"/>
          <w:bCs/>
          <w:color w:val="000000" w:themeColor="text1"/>
          <w:sz w:val="20"/>
          <w:lang w:val="es-ES"/>
        </w:rPr>
        <w:t xml:space="preserve">dentro de los </w:t>
      </w:r>
      <w:r w:rsidR="00826FBB" w:rsidRPr="000707C9">
        <w:rPr>
          <w:rFonts w:ascii="Helvetica" w:hAnsi="Helvetica" w:cs="Arial"/>
          <w:bCs/>
          <w:color w:val="000000" w:themeColor="text1"/>
          <w:sz w:val="20"/>
          <w:lang w:val="es-ES"/>
        </w:rPr>
        <w:t xml:space="preserve">plazos establecidos en las </w:t>
      </w:r>
      <w:r w:rsidR="00826FBB" w:rsidRPr="000707C9">
        <w:rPr>
          <w:rFonts w:ascii="Helvetica" w:hAnsi="Helvetica" w:cs="Arial"/>
          <w:b/>
          <w:bCs/>
          <w:color w:val="000000" w:themeColor="text1"/>
          <w:sz w:val="20"/>
          <w:lang w:val="es-ES"/>
        </w:rPr>
        <w:t>CONDICIONES GENERALES</w:t>
      </w:r>
      <w:r w:rsidR="00262560" w:rsidRPr="000707C9">
        <w:rPr>
          <w:rFonts w:ascii="Helvetica" w:hAnsi="Helvetica" w:cs="Arial"/>
          <w:bCs/>
          <w:color w:val="000000" w:themeColor="text1"/>
          <w:sz w:val="20"/>
          <w:lang w:val="es-ES"/>
        </w:rPr>
        <w:t xml:space="preserve"> </w:t>
      </w:r>
      <w:r w:rsidRPr="000707C9">
        <w:rPr>
          <w:rFonts w:ascii="Helvetica" w:hAnsi="Helvetica" w:cs="Arial"/>
          <w:bCs/>
          <w:color w:val="000000" w:themeColor="text1"/>
          <w:sz w:val="20"/>
          <w:lang w:val="es-ES"/>
        </w:rPr>
        <w:t>formule el escrito de respuesta la autoridad</w:t>
      </w:r>
      <w:r w:rsidR="00877CD3" w:rsidRPr="000707C9">
        <w:rPr>
          <w:rFonts w:ascii="Helvetica" w:hAnsi="Helvetica" w:cs="Arial"/>
          <w:bCs/>
          <w:color w:val="000000" w:themeColor="text1"/>
          <w:sz w:val="20"/>
          <w:lang w:val="es-ES"/>
        </w:rPr>
        <w:t>.</w:t>
      </w:r>
    </w:p>
    <w:p w14:paraId="0ED3BFB3" w14:textId="77777777" w:rsidR="00877CD3" w:rsidRPr="000707C9" w:rsidRDefault="00877CD3" w:rsidP="007C7A1C">
      <w:pPr>
        <w:pStyle w:val="Prrafodelista"/>
        <w:spacing w:line="276" w:lineRule="auto"/>
        <w:rPr>
          <w:rFonts w:ascii="Helvetica" w:hAnsi="Helvetica"/>
          <w:sz w:val="20"/>
          <w:szCs w:val="20"/>
        </w:rPr>
      </w:pPr>
    </w:p>
    <w:p w14:paraId="75BA802A" w14:textId="67296991" w:rsidR="00877CD3" w:rsidRPr="000707C9" w:rsidRDefault="00877CD3" w:rsidP="007C7A1C">
      <w:pPr>
        <w:pStyle w:val="Textodecuerpo21"/>
        <w:widowControl/>
        <w:numPr>
          <w:ilvl w:val="0"/>
          <w:numId w:val="7"/>
        </w:numPr>
        <w:spacing w:line="276" w:lineRule="auto"/>
        <w:rPr>
          <w:rFonts w:ascii="Helvetica" w:hAnsi="Helvetica" w:cs="Arial"/>
          <w:sz w:val="20"/>
          <w:lang w:val="es-ES"/>
        </w:rPr>
      </w:pPr>
      <w:r w:rsidRPr="000707C9">
        <w:rPr>
          <w:rFonts w:ascii="Helvetica" w:hAnsi="Helvetica" w:cs="Arial"/>
          <w:sz w:val="20"/>
          <w:lang w:val="es-ES"/>
        </w:rPr>
        <w:t xml:space="preserve">Formulada la </w:t>
      </w:r>
      <w:r w:rsidRPr="000707C9">
        <w:rPr>
          <w:rFonts w:ascii="Helvetica" w:hAnsi="Helvetica" w:cs="Arial"/>
          <w:bCs/>
          <w:color w:val="000000" w:themeColor="text1"/>
          <w:sz w:val="20"/>
          <w:lang w:val="es-ES"/>
        </w:rPr>
        <w:t>respuesta</w:t>
      </w:r>
      <w:r w:rsidRPr="000707C9">
        <w:rPr>
          <w:rFonts w:ascii="Helvetica" w:hAnsi="Helvetica" w:cs="Arial"/>
          <w:sz w:val="20"/>
          <w:lang w:val="es-ES"/>
        </w:rPr>
        <w:t xml:space="preserve">, esta será enviada a </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 xml:space="preserve">, </w:t>
      </w:r>
      <w:r w:rsidRPr="000707C9">
        <w:rPr>
          <w:rFonts w:ascii="Helvetica" w:hAnsi="Helvetica" w:cs="Arial"/>
          <w:bCs/>
          <w:color w:val="000000" w:themeColor="text1"/>
          <w:sz w:val="20"/>
          <w:lang w:val="es-ES"/>
        </w:rPr>
        <w:t xml:space="preserve">para su validación y/o firma, según corresponda. </w:t>
      </w:r>
      <w:r w:rsidRPr="000707C9">
        <w:rPr>
          <w:rFonts w:ascii="Helvetica" w:hAnsi="Helvetica" w:cs="Arial"/>
          <w:sz w:val="20"/>
          <w:lang w:val="es-ES"/>
        </w:rPr>
        <w:t xml:space="preserve"> </w:t>
      </w:r>
    </w:p>
    <w:p w14:paraId="7997578D" w14:textId="77777777" w:rsidR="009636F8" w:rsidRPr="000707C9" w:rsidRDefault="009636F8" w:rsidP="007C7A1C">
      <w:pPr>
        <w:pStyle w:val="Textodecuerpo21"/>
        <w:widowControl/>
        <w:spacing w:line="276" w:lineRule="auto"/>
        <w:ind w:left="0" w:firstLine="0"/>
        <w:rPr>
          <w:rFonts w:ascii="Helvetica" w:hAnsi="Helvetica" w:cs="Arial"/>
          <w:sz w:val="20"/>
          <w:lang w:val="es-ES"/>
        </w:rPr>
      </w:pPr>
    </w:p>
    <w:p w14:paraId="323711D2" w14:textId="2651D99E" w:rsidR="009636F8" w:rsidRPr="000707C9" w:rsidRDefault="00877CD3" w:rsidP="007C7A1C">
      <w:pPr>
        <w:pStyle w:val="Textodecuerpo21"/>
        <w:widowControl/>
        <w:spacing w:line="276" w:lineRule="auto"/>
        <w:ind w:left="0" w:firstLine="0"/>
        <w:rPr>
          <w:rFonts w:ascii="Helvetica" w:hAnsi="Helvetica" w:cs="Arial"/>
          <w:bCs/>
          <w:sz w:val="20"/>
          <w:lang w:val="es-ES"/>
        </w:rPr>
      </w:pPr>
      <w:r w:rsidRPr="000707C9">
        <w:rPr>
          <w:rFonts w:ascii="Helvetica" w:hAnsi="Helvetica" w:cs="Arial"/>
          <w:sz w:val="20"/>
          <w:lang w:val="es-ES"/>
        </w:rPr>
        <w:t xml:space="preserve">El departamento contable de </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Pr="000707C9">
        <w:rPr>
          <w:rFonts w:ascii="Helvetica" w:hAnsi="Helvetica" w:cs="Arial"/>
          <w:b/>
          <w:color w:val="000000" w:themeColor="text1"/>
          <w:sz w:val="20"/>
          <w:lang w:val="es-ES"/>
        </w:rPr>
        <w:t xml:space="preserve"> </w:t>
      </w:r>
      <w:r w:rsidRPr="000707C9">
        <w:rPr>
          <w:rFonts w:ascii="Helvetica" w:hAnsi="Helvetica" w:cs="Arial"/>
          <w:bCs/>
          <w:color w:val="000000" w:themeColor="text1"/>
          <w:sz w:val="20"/>
          <w:lang w:val="es-ES"/>
        </w:rPr>
        <w:t xml:space="preserve">será </w:t>
      </w:r>
      <w:r w:rsidR="00647B32" w:rsidRPr="000707C9">
        <w:rPr>
          <w:rFonts w:ascii="Helvetica" w:hAnsi="Helvetica" w:cs="Arial"/>
          <w:bCs/>
          <w:color w:val="000000" w:themeColor="text1"/>
          <w:sz w:val="20"/>
          <w:lang w:val="es-ES"/>
        </w:rPr>
        <w:t xml:space="preserve">el responsable de la presentación del escrito de desahogo e información ante la autoridad, a través de los medios establecidos por las disposiciones fiscales </w:t>
      </w:r>
      <w:r w:rsidR="0092727C" w:rsidRPr="000707C9">
        <w:rPr>
          <w:rFonts w:ascii="Helvetica" w:hAnsi="Helvetica" w:cs="Arial"/>
          <w:bCs/>
          <w:color w:val="000000" w:themeColor="text1"/>
          <w:sz w:val="20"/>
          <w:lang w:val="es-ES"/>
        </w:rPr>
        <w:t>vigentes.</w:t>
      </w:r>
    </w:p>
    <w:p w14:paraId="1C5632EF" w14:textId="77777777" w:rsidR="00AA6200" w:rsidRPr="000707C9" w:rsidRDefault="00AA6200" w:rsidP="007C7A1C">
      <w:pPr>
        <w:pStyle w:val="Textodecuerpo21"/>
        <w:widowControl/>
        <w:spacing w:line="276" w:lineRule="auto"/>
        <w:ind w:left="602" w:firstLine="0"/>
        <w:rPr>
          <w:rFonts w:ascii="Helvetica" w:hAnsi="Helvetica" w:cs="Arial"/>
          <w:sz w:val="20"/>
          <w:lang w:val="es-ES"/>
        </w:rPr>
      </w:pPr>
    </w:p>
    <w:p w14:paraId="5F61C1CF" w14:textId="77525782" w:rsidR="009636F8" w:rsidRPr="000707C9" w:rsidRDefault="007A457F" w:rsidP="007C7A1C">
      <w:pPr>
        <w:spacing w:line="276" w:lineRule="auto"/>
        <w:jc w:val="both"/>
        <w:rPr>
          <w:rFonts w:ascii="Helvetica" w:hAnsi="Helvetica"/>
          <w:sz w:val="20"/>
          <w:szCs w:val="20"/>
        </w:rPr>
      </w:pPr>
      <w:proofErr w:type="gramStart"/>
      <w:r w:rsidRPr="000707C9">
        <w:rPr>
          <w:rFonts w:ascii="Helvetica" w:hAnsi="Helvetica"/>
          <w:b/>
          <w:sz w:val="20"/>
          <w:szCs w:val="20"/>
        </w:rPr>
        <w:t>QUINTA</w:t>
      </w:r>
      <w:r w:rsidR="009636F8" w:rsidRPr="000707C9">
        <w:rPr>
          <w:rFonts w:ascii="Helvetica" w:hAnsi="Helvetica"/>
          <w:b/>
          <w:sz w:val="20"/>
          <w:szCs w:val="20"/>
        </w:rPr>
        <w:t>.-</w:t>
      </w:r>
      <w:proofErr w:type="gramEnd"/>
      <w:r w:rsidR="009636F8" w:rsidRPr="000707C9">
        <w:rPr>
          <w:rFonts w:ascii="Helvetica" w:hAnsi="Helvetica"/>
          <w:b/>
          <w:sz w:val="20"/>
          <w:szCs w:val="20"/>
        </w:rPr>
        <w:t xml:space="preserve"> </w:t>
      </w:r>
      <w:r w:rsidR="009636F8" w:rsidRPr="000707C9">
        <w:rPr>
          <w:rFonts w:ascii="Helvetica" w:hAnsi="Helvetica"/>
          <w:b/>
          <w:sz w:val="20"/>
          <w:szCs w:val="20"/>
          <w:u w:val="single"/>
        </w:rPr>
        <w:t>CONTRAPRESTACIÓN</w:t>
      </w:r>
      <w:r w:rsidR="009636F8" w:rsidRPr="000707C9">
        <w:rPr>
          <w:rFonts w:ascii="Helvetica" w:hAnsi="Helvetica"/>
          <w:b/>
          <w:sz w:val="20"/>
          <w:szCs w:val="20"/>
        </w:rPr>
        <w:t xml:space="preserve">. </w:t>
      </w:r>
      <w:r w:rsidR="00A46869" w:rsidRPr="000707C9">
        <w:rPr>
          <w:rFonts w:ascii="Helvetica" w:hAnsi="Helvetica"/>
          <w:b/>
          <w:color w:val="000000" w:themeColor="text1"/>
          <w:sz w:val="20"/>
          <w:szCs w:val="20"/>
        </w:rPr>
        <w:t>“</w:t>
      </w:r>
      <w:r w:rsidR="00BA0A3B"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009636F8" w:rsidRPr="000707C9">
        <w:rPr>
          <w:rFonts w:ascii="Helvetica" w:hAnsi="Helvetica"/>
          <w:sz w:val="20"/>
          <w:szCs w:val="20"/>
        </w:rPr>
        <w:t xml:space="preserve"> se obliga a pagar </w:t>
      </w:r>
      <w:r w:rsidR="00A3639B" w:rsidRPr="000707C9">
        <w:rPr>
          <w:rFonts w:ascii="Helvetica" w:hAnsi="Helvetica"/>
          <w:sz w:val="20"/>
          <w:szCs w:val="20"/>
        </w:rPr>
        <w:t xml:space="preserve">a </w:t>
      </w:r>
      <w:r w:rsidR="002F7C3C" w:rsidRPr="000707C9">
        <w:rPr>
          <w:rFonts w:ascii="Helvetica" w:hAnsi="Helvetica"/>
          <w:b/>
          <w:color w:val="000000" w:themeColor="text1"/>
          <w:sz w:val="20"/>
          <w:szCs w:val="20"/>
        </w:rPr>
        <w:t xml:space="preserve">“EC/TAX” </w:t>
      </w:r>
      <w:r w:rsidR="00A3639B" w:rsidRPr="000707C9">
        <w:rPr>
          <w:rFonts w:ascii="Helvetica" w:hAnsi="Helvetica"/>
          <w:b/>
          <w:color w:val="000000" w:themeColor="text1"/>
          <w:sz w:val="20"/>
          <w:szCs w:val="20"/>
        </w:rPr>
        <w:t xml:space="preserve"> </w:t>
      </w:r>
      <w:r w:rsidR="00BA0A3B" w:rsidRPr="000707C9">
        <w:rPr>
          <w:rFonts w:ascii="Helvetica" w:hAnsi="Helvetica"/>
          <w:sz w:val="20"/>
          <w:szCs w:val="20"/>
        </w:rPr>
        <w:t xml:space="preserve">durante </w:t>
      </w:r>
      <w:r w:rsidR="00A3639B" w:rsidRPr="000707C9">
        <w:rPr>
          <w:rFonts w:ascii="Helvetica" w:hAnsi="Helvetica"/>
          <w:sz w:val="20"/>
          <w:szCs w:val="20"/>
        </w:rPr>
        <w:t>la vigencia del contrato, la cantidad de $____________ (___________ Pesos 00/100 M.N.), en forma mensual, dando un total de $____________ (___________ Pesos 00/100 M.N.), más el Impuesto al Valor Agregado (I.V.A.) correspondiente</w:t>
      </w:r>
      <w:r w:rsidR="00A3639B" w:rsidRPr="000707C9">
        <w:rPr>
          <w:rFonts w:ascii="Helvetica" w:hAnsi="Helvetica"/>
          <w:bCs/>
          <w:sz w:val="20"/>
          <w:szCs w:val="20"/>
        </w:rPr>
        <w:t>,</w:t>
      </w:r>
      <w:r w:rsidR="00A3639B" w:rsidRPr="000707C9">
        <w:rPr>
          <w:rFonts w:ascii="Helvetica" w:hAnsi="Helvetica"/>
          <w:b/>
          <w:sz w:val="20"/>
          <w:szCs w:val="20"/>
        </w:rPr>
        <w:t xml:space="preserve"> </w:t>
      </w:r>
      <w:r w:rsidR="009636F8" w:rsidRPr="000707C9">
        <w:rPr>
          <w:rFonts w:ascii="Helvetica" w:hAnsi="Helvetica"/>
          <w:sz w:val="20"/>
          <w:szCs w:val="20"/>
        </w:rPr>
        <w:t>como contraprestación por la prestación de los Servicios objeto del presente Contrato</w:t>
      </w:r>
      <w:r w:rsidR="00A3639B" w:rsidRPr="000707C9">
        <w:rPr>
          <w:rFonts w:ascii="Helvetica" w:hAnsi="Helvetica"/>
          <w:sz w:val="20"/>
          <w:szCs w:val="20"/>
        </w:rPr>
        <w:t>.</w:t>
      </w:r>
      <w:r w:rsidR="009636F8" w:rsidRPr="000707C9">
        <w:rPr>
          <w:rFonts w:ascii="Helvetica" w:hAnsi="Helvetica"/>
          <w:sz w:val="20"/>
          <w:szCs w:val="20"/>
        </w:rPr>
        <w:t xml:space="preserve"> </w:t>
      </w:r>
    </w:p>
    <w:p w14:paraId="53E2B592" w14:textId="3B5C7D27" w:rsidR="00A3639B" w:rsidRPr="000707C9" w:rsidRDefault="00A3639B" w:rsidP="007C7A1C">
      <w:pPr>
        <w:spacing w:line="276" w:lineRule="auto"/>
        <w:jc w:val="both"/>
        <w:rPr>
          <w:rFonts w:ascii="Helvetica" w:hAnsi="Helvetica"/>
          <w:sz w:val="20"/>
          <w:szCs w:val="20"/>
        </w:rPr>
      </w:pPr>
    </w:p>
    <w:p w14:paraId="4454FBF7" w14:textId="3EC8460C" w:rsidR="009636F8" w:rsidRPr="000707C9" w:rsidRDefault="007A457F" w:rsidP="007C7A1C">
      <w:pPr>
        <w:spacing w:line="276" w:lineRule="auto"/>
        <w:jc w:val="both"/>
        <w:rPr>
          <w:rFonts w:ascii="Helvetica" w:hAnsi="Helvetica"/>
          <w:sz w:val="20"/>
          <w:szCs w:val="20"/>
        </w:rPr>
      </w:pPr>
      <w:r w:rsidRPr="000707C9">
        <w:rPr>
          <w:rFonts w:ascii="Helvetica" w:hAnsi="Helvetica"/>
          <w:b/>
          <w:sz w:val="20"/>
          <w:szCs w:val="20"/>
        </w:rPr>
        <w:t>SEXTA</w:t>
      </w:r>
      <w:r w:rsidR="009636F8" w:rsidRPr="000707C9">
        <w:rPr>
          <w:rFonts w:ascii="Helvetica" w:hAnsi="Helvetica"/>
          <w:b/>
          <w:sz w:val="20"/>
          <w:szCs w:val="20"/>
        </w:rPr>
        <w:t xml:space="preserve">.- </w:t>
      </w:r>
      <w:r w:rsidR="009636F8" w:rsidRPr="000707C9">
        <w:rPr>
          <w:rFonts w:ascii="Helvetica" w:hAnsi="Helvetica"/>
          <w:b/>
          <w:sz w:val="20"/>
          <w:szCs w:val="20"/>
          <w:u w:val="single"/>
        </w:rPr>
        <w:t>FORMA DE PAGO</w:t>
      </w:r>
      <w:r w:rsidR="009636F8" w:rsidRPr="000707C9">
        <w:rPr>
          <w:rFonts w:ascii="Helvetica" w:hAnsi="Helvetica"/>
          <w:b/>
          <w:sz w:val="20"/>
          <w:szCs w:val="20"/>
        </w:rPr>
        <w:t>.</w:t>
      </w:r>
      <w:r w:rsidR="009636F8" w:rsidRPr="000707C9">
        <w:rPr>
          <w:rFonts w:ascii="Helvetica" w:hAnsi="Helvetica"/>
          <w:sz w:val="20"/>
          <w:szCs w:val="20"/>
        </w:rPr>
        <w:t xml:space="preserve">  La Contraprestación estipulada en la Cláusula </w:t>
      </w:r>
      <w:del w:id="0" w:author="Renata Ayala Bahena" w:date="2025-04-21T10:58:00Z" w16du:dateUtc="2025-04-21T16:58:00Z">
        <w:r w:rsidR="00A3639B" w:rsidRPr="000707C9" w:rsidDel="00D07F79">
          <w:rPr>
            <w:rFonts w:ascii="Helvetica" w:hAnsi="Helvetica"/>
            <w:sz w:val="20"/>
            <w:szCs w:val="20"/>
          </w:rPr>
          <w:delText>Cuarta</w:delText>
        </w:r>
        <w:r w:rsidR="009636F8" w:rsidRPr="000707C9" w:rsidDel="00D07F79">
          <w:rPr>
            <w:rFonts w:ascii="Helvetica" w:hAnsi="Helvetica"/>
            <w:sz w:val="20"/>
            <w:szCs w:val="20"/>
          </w:rPr>
          <w:delText xml:space="preserve"> </w:delText>
        </w:r>
      </w:del>
      <w:ins w:id="1" w:author="Renata Ayala Bahena" w:date="2025-04-21T10:58:00Z" w16du:dateUtc="2025-04-21T16:58:00Z">
        <w:r w:rsidR="00D07F79">
          <w:rPr>
            <w:rFonts w:ascii="Helvetica" w:hAnsi="Helvetica"/>
            <w:sz w:val="20"/>
            <w:szCs w:val="20"/>
          </w:rPr>
          <w:t>Quinta</w:t>
        </w:r>
        <w:r w:rsidR="00D07F79" w:rsidRPr="000707C9">
          <w:rPr>
            <w:rFonts w:ascii="Helvetica" w:hAnsi="Helvetica"/>
            <w:sz w:val="20"/>
            <w:szCs w:val="20"/>
          </w:rPr>
          <w:t xml:space="preserve"> </w:t>
        </w:r>
      </w:ins>
      <w:r w:rsidR="009636F8" w:rsidRPr="000707C9">
        <w:rPr>
          <w:rFonts w:ascii="Helvetica" w:hAnsi="Helvetica"/>
          <w:sz w:val="20"/>
          <w:szCs w:val="20"/>
        </w:rPr>
        <w:t xml:space="preserve">anterior será pagada por </w:t>
      </w:r>
      <w:r w:rsidR="00A46869" w:rsidRPr="000707C9">
        <w:rPr>
          <w:rFonts w:ascii="Helvetica" w:hAnsi="Helvetica"/>
          <w:b/>
          <w:color w:val="000000" w:themeColor="text1"/>
          <w:sz w:val="20"/>
          <w:szCs w:val="20"/>
        </w:rPr>
        <w:t>“</w:t>
      </w:r>
      <w:r w:rsidR="00A3639B"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00A3639B" w:rsidRPr="000707C9">
        <w:rPr>
          <w:rFonts w:ascii="Helvetica" w:hAnsi="Helvetica"/>
          <w:sz w:val="20"/>
          <w:szCs w:val="20"/>
        </w:rPr>
        <w:t xml:space="preserve"> </w:t>
      </w:r>
      <w:r w:rsidR="009636F8" w:rsidRPr="000707C9">
        <w:rPr>
          <w:rFonts w:ascii="Helvetica" w:hAnsi="Helvetica"/>
          <w:sz w:val="20"/>
          <w:szCs w:val="20"/>
        </w:rPr>
        <w:t xml:space="preserve">a </w:t>
      </w:r>
      <w:r w:rsidR="002F7C3C" w:rsidRPr="000707C9">
        <w:rPr>
          <w:rFonts w:ascii="Helvetica" w:hAnsi="Helvetica"/>
          <w:b/>
          <w:color w:val="000000" w:themeColor="text1"/>
          <w:sz w:val="20"/>
          <w:szCs w:val="20"/>
        </w:rPr>
        <w:t>“EC/</w:t>
      </w:r>
      <w:proofErr w:type="gramStart"/>
      <w:r w:rsidR="002F7C3C" w:rsidRPr="000707C9">
        <w:rPr>
          <w:rFonts w:ascii="Helvetica" w:hAnsi="Helvetica"/>
          <w:b/>
          <w:color w:val="000000" w:themeColor="text1"/>
          <w:sz w:val="20"/>
          <w:szCs w:val="20"/>
        </w:rPr>
        <w:t xml:space="preserve">TAX” </w:t>
      </w:r>
      <w:r w:rsidR="00A3639B" w:rsidRPr="000707C9">
        <w:rPr>
          <w:rFonts w:ascii="Helvetica" w:hAnsi="Helvetica"/>
          <w:b/>
          <w:color w:val="000000" w:themeColor="text1"/>
          <w:sz w:val="20"/>
          <w:szCs w:val="20"/>
        </w:rPr>
        <w:t xml:space="preserve"> </w:t>
      </w:r>
      <w:r w:rsidR="009636F8" w:rsidRPr="000707C9">
        <w:rPr>
          <w:rFonts w:ascii="Helvetica" w:hAnsi="Helvetica"/>
          <w:sz w:val="20"/>
          <w:szCs w:val="20"/>
        </w:rPr>
        <w:t>dentro</w:t>
      </w:r>
      <w:proofErr w:type="gramEnd"/>
      <w:r w:rsidR="009636F8" w:rsidRPr="000707C9">
        <w:rPr>
          <w:rFonts w:ascii="Helvetica" w:hAnsi="Helvetica"/>
          <w:sz w:val="20"/>
          <w:szCs w:val="20"/>
        </w:rPr>
        <w:t xml:space="preserve"> de los 5 (CINCO) primeros días </w:t>
      </w:r>
      <w:r w:rsidR="00A3639B" w:rsidRPr="000707C9">
        <w:rPr>
          <w:rFonts w:ascii="Helvetica" w:hAnsi="Helvetica"/>
          <w:sz w:val="20"/>
          <w:szCs w:val="20"/>
        </w:rPr>
        <w:t xml:space="preserve">del mes y, una vez recibido el pago </w:t>
      </w:r>
      <w:r w:rsidR="002F7C3C" w:rsidRPr="000707C9">
        <w:rPr>
          <w:rFonts w:ascii="Helvetica" w:hAnsi="Helvetica"/>
          <w:b/>
          <w:color w:val="000000" w:themeColor="text1"/>
          <w:sz w:val="20"/>
          <w:szCs w:val="20"/>
        </w:rPr>
        <w:t>“EC/</w:t>
      </w:r>
      <w:proofErr w:type="gramStart"/>
      <w:r w:rsidR="002F7C3C" w:rsidRPr="000707C9">
        <w:rPr>
          <w:rFonts w:ascii="Helvetica" w:hAnsi="Helvetica"/>
          <w:b/>
          <w:color w:val="000000" w:themeColor="text1"/>
          <w:sz w:val="20"/>
          <w:szCs w:val="20"/>
        </w:rPr>
        <w:t xml:space="preserve">TAX” </w:t>
      </w:r>
      <w:r w:rsidR="00A3639B" w:rsidRPr="000707C9">
        <w:rPr>
          <w:rFonts w:ascii="Helvetica" w:hAnsi="Helvetica"/>
          <w:b/>
          <w:color w:val="000000" w:themeColor="text1"/>
          <w:sz w:val="20"/>
          <w:szCs w:val="20"/>
        </w:rPr>
        <w:t xml:space="preserve"> </w:t>
      </w:r>
      <w:r w:rsidR="00A3639B" w:rsidRPr="000707C9">
        <w:rPr>
          <w:rFonts w:ascii="Helvetica" w:hAnsi="Helvetica"/>
          <w:bCs/>
          <w:color w:val="000000" w:themeColor="text1"/>
          <w:sz w:val="20"/>
          <w:szCs w:val="20"/>
        </w:rPr>
        <w:t>emitirá</w:t>
      </w:r>
      <w:proofErr w:type="gramEnd"/>
      <w:r w:rsidR="00A3639B" w:rsidRPr="000707C9">
        <w:rPr>
          <w:rFonts w:ascii="Helvetica" w:hAnsi="Helvetica"/>
          <w:b/>
          <w:color w:val="000000" w:themeColor="text1"/>
          <w:sz w:val="20"/>
          <w:szCs w:val="20"/>
        </w:rPr>
        <w:t xml:space="preserve"> </w:t>
      </w:r>
      <w:r w:rsidR="00A3639B" w:rsidRPr="000707C9">
        <w:rPr>
          <w:rFonts w:ascii="Helvetica" w:hAnsi="Helvetica"/>
          <w:sz w:val="20"/>
          <w:szCs w:val="20"/>
        </w:rPr>
        <w:t>y entregará</w:t>
      </w:r>
      <w:r w:rsidR="009636F8" w:rsidRPr="000707C9">
        <w:rPr>
          <w:rFonts w:ascii="Helvetica" w:hAnsi="Helvetica"/>
          <w:sz w:val="20"/>
          <w:szCs w:val="20"/>
        </w:rPr>
        <w:t xml:space="preserve"> de la factura correspondiente </w:t>
      </w:r>
      <w:r w:rsidR="00A3639B" w:rsidRPr="000707C9">
        <w:rPr>
          <w:rFonts w:ascii="Helvetica" w:hAnsi="Helvetica"/>
          <w:sz w:val="20"/>
          <w:szCs w:val="20"/>
        </w:rPr>
        <w:t xml:space="preserve">a </w:t>
      </w:r>
      <w:r w:rsidR="00A46869" w:rsidRPr="000707C9">
        <w:rPr>
          <w:rFonts w:ascii="Helvetica" w:hAnsi="Helvetica"/>
          <w:b/>
          <w:color w:val="000000" w:themeColor="text1"/>
          <w:sz w:val="20"/>
          <w:szCs w:val="20"/>
        </w:rPr>
        <w:t>“</w:t>
      </w:r>
      <w:r w:rsidR="00A3639B"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009636F8" w:rsidRPr="000707C9">
        <w:rPr>
          <w:rFonts w:ascii="Helvetica" w:hAnsi="Helvetica"/>
          <w:sz w:val="20"/>
          <w:szCs w:val="20"/>
        </w:rPr>
        <w:t>.</w:t>
      </w:r>
    </w:p>
    <w:p w14:paraId="470D7B35" w14:textId="77777777" w:rsidR="009F53DC" w:rsidRPr="000707C9" w:rsidRDefault="009F53DC" w:rsidP="007C7A1C">
      <w:pPr>
        <w:spacing w:line="276" w:lineRule="auto"/>
        <w:jc w:val="both"/>
        <w:rPr>
          <w:rFonts w:ascii="Helvetica" w:hAnsi="Helvetica"/>
          <w:sz w:val="20"/>
          <w:szCs w:val="20"/>
        </w:rPr>
      </w:pPr>
    </w:p>
    <w:p w14:paraId="09054954" w14:textId="7989735F" w:rsidR="009F53DC" w:rsidRPr="000707C9" w:rsidRDefault="009F53DC" w:rsidP="007C7A1C">
      <w:pPr>
        <w:spacing w:line="276" w:lineRule="auto"/>
        <w:jc w:val="both"/>
        <w:rPr>
          <w:rFonts w:ascii="Helvetica" w:hAnsi="Helvetica"/>
          <w:b/>
          <w:sz w:val="20"/>
          <w:szCs w:val="20"/>
        </w:rPr>
      </w:pPr>
      <w:r w:rsidRPr="000707C9">
        <w:rPr>
          <w:rFonts w:ascii="Helvetica" w:hAnsi="Helvetica"/>
          <w:sz w:val="20"/>
          <w:szCs w:val="20"/>
        </w:rPr>
        <w:t xml:space="preserve">El pago deberá realizarse a la cuenta ________ abierta en </w:t>
      </w:r>
      <w:r w:rsidR="00662EFC" w:rsidRPr="000707C9">
        <w:rPr>
          <w:rFonts w:ascii="Helvetica" w:hAnsi="Helvetica"/>
          <w:sz w:val="20"/>
          <w:szCs w:val="20"/>
        </w:rPr>
        <w:t>la</w:t>
      </w:r>
      <w:r w:rsidRPr="000707C9">
        <w:rPr>
          <w:rFonts w:ascii="Helvetica" w:hAnsi="Helvetica"/>
          <w:sz w:val="20"/>
          <w:szCs w:val="20"/>
        </w:rPr>
        <w:t xml:space="preserve"> institución _________ a nombre de ________________.</w:t>
      </w:r>
    </w:p>
    <w:p w14:paraId="0B52FD70" w14:textId="77777777" w:rsidR="009636F8" w:rsidRPr="000707C9" w:rsidRDefault="009636F8" w:rsidP="007C7A1C">
      <w:pPr>
        <w:spacing w:line="276" w:lineRule="auto"/>
        <w:jc w:val="both"/>
        <w:rPr>
          <w:rFonts w:ascii="Helvetica" w:hAnsi="Helvetica"/>
          <w:b/>
          <w:sz w:val="20"/>
          <w:szCs w:val="20"/>
        </w:rPr>
      </w:pPr>
    </w:p>
    <w:p w14:paraId="09D168D7" w14:textId="3320520C" w:rsidR="009636F8" w:rsidRPr="000707C9" w:rsidRDefault="009636F8" w:rsidP="007C7A1C">
      <w:pPr>
        <w:spacing w:line="276" w:lineRule="auto"/>
        <w:jc w:val="both"/>
        <w:rPr>
          <w:rFonts w:ascii="Helvetica" w:hAnsi="Helvetica"/>
          <w:sz w:val="20"/>
          <w:szCs w:val="20"/>
        </w:rPr>
      </w:pPr>
      <w:r w:rsidRPr="000707C9">
        <w:rPr>
          <w:rFonts w:ascii="Helvetica" w:hAnsi="Helvetica"/>
          <w:sz w:val="20"/>
          <w:szCs w:val="20"/>
        </w:rPr>
        <w:t xml:space="preserve">Las Partes convienen que el pago de la contraprestación aquí acordada no estará </w:t>
      </w:r>
      <w:r w:rsidR="002B1C95" w:rsidRPr="000707C9">
        <w:rPr>
          <w:rFonts w:ascii="Helvetica" w:hAnsi="Helvetica"/>
          <w:sz w:val="20"/>
          <w:szCs w:val="20"/>
        </w:rPr>
        <w:t>condicionado</w:t>
      </w:r>
      <w:r w:rsidRPr="000707C9">
        <w:rPr>
          <w:rFonts w:ascii="Helvetica" w:hAnsi="Helvetica"/>
          <w:sz w:val="20"/>
          <w:szCs w:val="20"/>
        </w:rPr>
        <w:t xml:space="preserve"> </w:t>
      </w:r>
      <w:proofErr w:type="gramStart"/>
      <w:r w:rsidRPr="000707C9">
        <w:rPr>
          <w:rFonts w:ascii="Helvetica" w:hAnsi="Helvetica"/>
          <w:sz w:val="20"/>
          <w:szCs w:val="20"/>
        </w:rPr>
        <w:t>bajo ninguna circunstancia</w:t>
      </w:r>
      <w:proofErr w:type="gramEnd"/>
      <w:r w:rsidRPr="000707C9">
        <w:rPr>
          <w:rFonts w:ascii="Helvetica" w:hAnsi="Helvetica"/>
          <w:sz w:val="20"/>
          <w:szCs w:val="20"/>
        </w:rPr>
        <w:t xml:space="preserve"> al resultado d</w:t>
      </w:r>
      <w:r w:rsidR="00F66A5C" w:rsidRPr="000707C9">
        <w:rPr>
          <w:rFonts w:ascii="Helvetica" w:hAnsi="Helvetica"/>
          <w:sz w:val="20"/>
          <w:szCs w:val="20"/>
        </w:rPr>
        <w:t>e procedimiento alguno ante las autoridades del Servicio de Administración Tributaria, llevado</w:t>
      </w:r>
      <w:r w:rsidRPr="000707C9">
        <w:rPr>
          <w:rFonts w:ascii="Helvetica" w:hAnsi="Helvetica"/>
          <w:sz w:val="20"/>
          <w:szCs w:val="20"/>
        </w:rPr>
        <w:t xml:space="preserve"> a cabo por el </w:t>
      </w:r>
      <w:r w:rsidR="002F7C3C" w:rsidRPr="000707C9">
        <w:rPr>
          <w:rFonts w:ascii="Helvetica" w:hAnsi="Helvetica"/>
          <w:b/>
          <w:color w:val="000000" w:themeColor="text1"/>
          <w:sz w:val="20"/>
          <w:szCs w:val="20"/>
        </w:rPr>
        <w:t>“EC/TAX”</w:t>
      </w:r>
      <w:del w:id="2" w:author="Renata Ayala Bahena" w:date="2025-04-21T10:58:00Z" w16du:dateUtc="2025-04-21T16:58:00Z">
        <w:r w:rsidR="002F7C3C" w:rsidRPr="000707C9" w:rsidDel="00D07F79">
          <w:rPr>
            <w:rFonts w:ascii="Helvetica" w:hAnsi="Helvetica"/>
            <w:b/>
            <w:color w:val="000000" w:themeColor="text1"/>
            <w:sz w:val="20"/>
            <w:szCs w:val="20"/>
          </w:rPr>
          <w:delText xml:space="preserve"> </w:delText>
        </w:r>
      </w:del>
      <w:r w:rsidR="00F66A5C" w:rsidRPr="000707C9">
        <w:rPr>
          <w:rFonts w:ascii="Helvetica" w:hAnsi="Helvetica"/>
          <w:b/>
          <w:color w:val="000000" w:themeColor="text1"/>
          <w:sz w:val="20"/>
          <w:szCs w:val="20"/>
        </w:rPr>
        <w:t xml:space="preserve"> </w:t>
      </w:r>
      <w:r w:rsidRPr="000707C9">
        <w:rPr>
          <w:rFonts w:ascii="Helvetica" w:hAnsi="Helvetica"/>
          <w:sz w:val="20"/>
          <w:szCs w:val="20"/>
        </w:rPr>
        <w:t xml:space="preserve">en cumplimiento de la prestación de sus servicios a favor del </w:t>
      </w:r>
      <w:r w:rsidR="00A46869" w:rsidRPr="000707C9">
        <w:rPr>
          <w:rFonts w:ascii="Helvetica" w:hAnsi="Helvetica"/>
          <w:b/>
          <w:color w:val="000000" w:themeColor="text1"/>
          <w:sz w:val="20"/>
          <w:szCs w:val="20"/>
        </w:rPr>
        <w:t>“</w:t>
      </w:r>
      <w:r w:rsidR="00F66A5C"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Pr="000707C9">
        <w:rPr>
          <w:rFonts w:ascii="Helvetica" w:hAnsi="Helvetica"/>
          <w:sz w:val="20"/>
          <w:szCs w:val="20"/>
        </w:rPr>
        <w:t xml:space="preserve">. </w:t>
      </w:r>
    </w:p>
    <w:p w14:paraId="0873BD37" w14:textId="5B2EAD56" w:rsidR="009636F8" w:rsidRPr="000707C9" w:rsidRDefault="009636F8" w:rsidP="007C7A1C">
      <w:pPr>
        <w:pStyle w:val="Textoindependiente"/>
        <w:spacing w:line="276" w:lineRule="auto"/>
        <w:ind w:right="48"/>
        <w:jc w:val="both"/>
        <w:rPr>
          <w:rFonts w:ascii="Helvetica" w:hAnsi="Helvetica"/>
          <w:color w:val="000000" w:themeColor="text1"/>
          <w:sz w:val="20"/>
          <w:szCs w:val="20"/>
        </w:rPr>
      </w:pPr>
    </w:p>
    <w:p w14:paraId="54A31C72" w14:textId="4B0C21D5" w:rsidR="000F6DDB" w:rsidRPr="000707C9" w:rsidRDefault="007A457F"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b/>
          <w:sz w:val="20"/>
          <w:lang w:val="es-ES"/>
        </w:rPr>
        <w:t>SÉPTIMA</w:t>
      </w:r>
      <w:r w:rsidR="009636F8" w:rsidRPr="000707C9">
        <w:rPr>
          <w:rFonts w:ascii="Helvetica" w:hAnsi="Helvetica" w:cs="Arial"/>
          <w:b/>
          <w:sz w:val="20"/>
          <w:lang w:val="es-ES"/>
        </w:rPr>
        <w:t xml:space="preserve">.- </w:t>
      </w:r>
      <w:r w:rsidR="009636F8" w:rsidRPr="000707C9">
        <w:rPr>
          <w:rFonts w:ascii="Helvetica" w:hAnsi="Helvetica" w:cs="Arial"/>
          <w:b/>
          <w:sz w:val="20"/>
          <w:u w:val="single"/>
          <w:lang w:val="es-ES"/>
        </w:rPr>
        <w:t>SERVICIOS ADICIONALES</w:t>
      </w:r>
      <w:r w:rsidR="009636F8" w:rsidRPr="000707C9">
        <w:rPr>
          <w:rFonts w:ascii="Helvetica" w:hAnsi="Helvetica" w:cs="Arial"/>
          <w:b/>
          <w:sz w:val="20"/>
          <w:lang w:val="es-ES"/>
        </w:rPr>
        <w:t xml:space="preserve">. </w:t>
      </w:r>
      <w:r w:rsidR="009636F8" w:rsidRPr="000707C9">
        <w:rPr>
          <w:rFonts w:ascii="Helvetica" w:hAnsi="Helvetica" w:cs="Arial"/>
          <w:sz w:val="20"/>
          <w:lang w:val="es-ES"/>
        </w:rPr>
        <w:t xml:space="preserve">Pactan las Partes que existen servicios y actividades que no están contemplados dentro de los Servicios señalados en el presente Contrato debido a la naturaleza de los mismos. </w:t>
      </w:r>
    </w:p>
    <w:p w14:paraId="2DD67420" w14:textId="77777777" w:rsidR="000F6DDB" w:rsidRPr="000707C9" w:rsidRDefault="000F6DDB" w:rsidP="007C7A1C">
      <w:pPr>
        <w:pStyle w:val="Textodecuerpo21"/>
        <w:widowControl/>
        <w:spacing w:line="276" w:lineRule="auto"/>
        <w:ind w:left="0" w:firstLine="0"/>
        <w:rPr>
          <w:rFonts w:ascii="Helvetica" w:hAnsi="Helvetica" w:cs="Arial"/>
          <w:sz w:val="20"/>
          <w:lang w:val="es-ES"/>
        </w:rPr>
      </w:pPr>
    </w:p>
    <w:p w14:paraId="1A8C362F" w14:textId="34909EF2" w:rsidR="009636F8" w:rsidRPr="000707C9" w:rsidRDefault="009636F8" w:rsidP="007C7A1C">
      <w:pPr>
        <w:pStyle w:val="Textodecuerpo21"/>
        <w:widowControl/>
        <w:spacing w:line="276" w:lineRule="auto"/>
        <w:ind w:left="0" w:firstLine="0"/>
        <w:rPr>
          <w:rFonts w:ascii="Helvetica" w:hAnsi="Helvetica" w:cs="Arial"/>
          <w:b/>
          <w:sz w:val="20"/>
          <w:u w:val="single"/>
          <w:lang w:val="es-ES"/>
        </w:rPr>
      </w:pPr>
      <w:r w:rsidRPr="000707C9">
        <w:rPr>
          <w:rFonts w:ascii="Helvetica" w:hAnsi="Helvetica" w:cs="Arial"/>
          <w:sz w:val="20"/>
          <w:lang w:val="es-ES"/>
        </w:rPr>
        <w:t xml:space="preserve">Todos los servicios o actividades que no estén contemplados en el presente Contrato serán considerados como servicios adicionales (en lo sucesivo los </w:t>
      </w:r>
      <w:r w:rsidR="00A46869" w:rsidRPr="000707C9">
        <w:rPr>
          <w:rFonts w:ascii="Helvetica" w:hAnsi="Helvetica" w:cs="Arial"/>
          <w:sz w:val="20"/>
          <w:lang w:val="es-ES"/>
        </w:rPr>
        <w:t>“</w:t>
      </w:r>
      <w:r w:rsidRPr="000707C9">
        <w:rPr>
          <w:rFonts w:ascii="Helvetica" w:hAnsi="Helvetica" w:cs="Arial"/>
          <w:b/>
          <w:bCs/>
          <w:sz w:val="20"/>
          <w:u w:val="single"/>
          <w:lang w:val="es-ES"/>
        </w:rPr>
        <w:t>Servicios Adicionales</w:t>
      </w:r>
      <w:r w:rsidR="00A46869" w:rsidRPr="000707C9">
        <w:rPr>
          <w:rFonts w:ascii="Helvetica" w:hAnsi="Helvetica" w:cs="Arial"/>
          <w:sz w:val="20"/>
          <w:lang w:val="es-ES"/>
        </w:rPr>
        <w:t>”</w:t>
      </w:r>
      <w:r w:rsidRPr="000707C9">
        <w:rPr>
          <w:rFonts w:ascii="Helvetica" w:hAnsi="Helvetica" w:cs="Arial"/>
          <w:sz w:val="20"/>
          <w:lang w:val="es-ES"/>
        </w:rPr>
        <w:t xml:space="preserve">) correspondiéndoles una contraprestación distinta y adicional a la estipulada en la </w:t>
      </w:r>
      <w:del w:id="3" w:author="Renata Ayala Bahena" w:date="2025-04-21T10:59:00Z" w16du:dateUtc="2025-04-21T16:59:00Z">
        <w:r w:rsidRPr="000707C9" w:rsidDel="008B113B">
          <w:rPr>
            <w:rFonts w:ascii="Helvetica" w:hAnsi="Helvetica" w:cs="Arial"/>
            <w:sz w:val="20"/>
            <w:lang w:val="es-ES"/>
          </w:rPr>
          <w:delText xml:space="preserve">cláusula </w:delText>
        </w:r>
        <w:r w:rsidR="000F6DDB" w:rsidRPr="000707C9" w:rsidDel="008B113B">
          <w:rPr>
            <w:rFonts w:ascii="Helvetica" w:hAnsi="Helvetica" w:cs="Arial"/>
            <w:sz w:val="20"/>
            <w:lang w:val="es-ES"/>
          </w:rPr>
          <w:delText>Cuarta</w:delText>
        </w:r>
      </w:del>
      <w:ins w:id="4" w:author="Renata Ayala Bahena" w:date="2025-04-21T10:59:00Z" w16du:dateUtc="2025-04-21T16:59:00Z">
        <w:r w:rsidR="008B113B">
          <w:rPr>
            <w:rFonts w:ascii="Helvetica" w:hAnsi="Helvetica" w:cs="Arial"/>
            <w:sz w:val="20"/>
            <w:lang w:val="es-ES"/>
          </w:rPr>
          <w:t>Cláusula Quinta</w:t>
        </w:r>
      </w:ins>
      <w:r w:rsidRPr="000707C9">
        <w:rPr>
          <w:rFonts w:ascii="Helvetica" w:hAnsi="Helvetica" w:cs="Arial"/>
          <w:sz w:val="20"/>
          <w:lang w:val="es-ES"/>
        </w:rPr>
        <w:t xml:space="preserve"> anterior, por lo que deberán de ser pactados de común acuerdo por las partes y por escrito en documento separado.</w:t>
      </w:r>
    </w:p>
    <w:p w14:paraId="10076312" w14:textId="77777777" w:rsidR="009636F8" w:rsidRPr="000707C9" w:rsidRDefault="009636F8" w:rsidP="007C7A1C">
      <w:pPr>
        <w:pStyle w:val="Textodecuerpo21"/>
        <w:widowControl/>
        <w:spacing w:line="276" w:lineRule="auto"/>
        <w:ind w:left="0" w:firstLine="0"/>
        <w:rPr>
          <w:rFonts w:ascii="Helvetica" w:hAnsi="Helvetica" w:cs="Arial"/>
          <w:sz w:val="20"/>
          <w:lang w:val="es-ES"/>
        </w:rPr>
      </w:pPr>
    </w:p>
    <w:p w14:paraId="067073A6" w14:textId="23D633DC" w:rsidR="009636F8" w:rsidRPr="000707C9" w:rsidRDefault="009636F8" w:rsidP="007C7A1C">
      <w:pPr>
        <w:pStyle w:val="Textodecuerpo21"/>
        <w:widowControl/>
        <w:spacing w:line="276" w:lineRule="auto"/>
        <w:ind w:left="0" w:firstLine="0"/>
        <w:rPr>
          <w:rFonts w:ascii="Helvetica" w:hAnsi="Helvetica" w:cs="Arial"/>
          <w:sz w:val="20"/>
          <w:lang w:val="es-ES"/>
        </w:rPr>
      </w:pPr>
      <w:r w:rsidRPr="000707C9">
        <w:rPr>
          <w:rFonts w:ascii="Helvetica" w:eastAsia="Bookman Old Style" w:hAnsi="Helvetica" w:cs="Arial"/>
          <w:color w:val="000000"/>
          <w:sz w:val="20"/>
          <w:lang w:val="es-ES"/>
        </w:rPr>
        <w:t xml:space="preserve">En caso de que </w:t>
      </w:r>
      <w:r w:rsidR="00A46869" w:rsidRPr="000707C9">
        <w:rPr>
          <w:rFonts w:ascii="Helvetica" w:hAnsi="Helvetica" w:cs="Arial"/>
          <w:b/>
          <w:color w:val="000000" w:themeColor="text1"/>
          <w:sz w:val="20"/>
          <w:lang w:val="es-ES"/>
        </w:rPr>
        <w:t>“</w:t>
      </w:r>
      <w:r w:rsidR="0088711F"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0088711F" w:rsidRPr="000707C9">
        <w:rPr>
          <w:rFonts w:ascii="Helvetica" w:hAnsi="Helvetica" w:cs="Arial"/>
          <w:b/>
          <w:color w:val="000000" w:themeColor="text1"/>
          <w:sz w:val="20"/>
          <w:lang w:val="es-ES"/>
        </w:rPr>
        <w:t xml:space="preserve"> </w:t>
      </w:r>
      <w:r w:rsidRPr="000707C9">
        <w:rPr>
          <w:rFonts w:ascii="Helvetica" w:eastAsia="Bookman Old Style" w:hAnsi="Helvetica" w:cs="Arial"/>
          <w:color w:val="000000"/>
          <w:sz w:val="20"/>
          <w:lang w:val="es-ES"/>
        </w:rPr>
        <w:t>solicite a</w:t>
      </w:r>
      <w:r w:rsidR="0088711F" w:rsidRPr="000707C9">
        <w:rPr>
          <w:rFonts w:ascii="Helvetica" w:eastAsia="Bookman Old Style" w:hAnsi="Helvetica" w:cs="Arial"/>
          <w:color w:val="000000"/>
          <w:sz w:val="20"/>
          <w:lang w:val="es-ES"/>
        </w:rPr>
        <w:t xml:space="preserve"> </w:t>
      </w:r>
      <w:r w:rsidR="002F7C3C" w:rsidRPr="000707C9">
        <w:rPr>
          <w:rFonts w:ascii="Helvetica" w:hAnsi="Helvetica" w:cs="Arial"/>
          <w:b/>
          <w:color w:val="000000" w:themeColor="text1"/>
          <w:sz w:val="20"/>
          <w:lang w:val="es-ES"/>
        </w:rPr>
        <w:t xml:space="preserve">“EC/TAX” </w:t>
      </w:r>
      <w:r w:rsidR="0088711F" w:rsidRPr="000707C9">
        <w:rPr>
          <w:rFonts w:ascii="Helvetica" w:hAnsi="Helvetica" w:cs="Arial"/>
          <w:b/>
          <w:color w:val="000000" w:themeColor="text1"/>
          <w:sz w:val="20"/>
          <w:lang w:val="es-ES"/>
        </w:rPr>
        <w:t xml:space="preserve"> </w:t>
      </w:r>
      <w:r w:rsidRPr="000707C9">
        <w:rPr>
          <w:rFonts w:ascii="Helvetica" w:eastAsia="Bookman Old Style" w:hAnsi="Helvetica" w:cs="Arial"/>
          <w:color w:val="000000"/>
          <w:sz w:val="20"/>
          <w:lang w:val="es-ES"/>
        </w:rPr>
        <w:t xml:space="preserve">llevar a cabo Servicios Adicionales, </w:t>
      </w:r>
      <w:r w:rsidR="002F7C3C" w:rsidRPr="000707C9">
        <w:rPr>
          <w:rFonts w:ascii="Helvetica" w:hAnsi="Helvetica" w:cs="Arial"/>
          <w:b/>
          <w:color w:val="000000" w:themeColor="text1"/>
          <w:sz w:val="20"/>
          <w:lang w:val="es-ES"/>
        </w:rPr>
        <w:t xml:space="preserve">“EC/TAX” </w:t>
      </w:r>
      <w:r w:rsidR="0088711F" w:rsidRPr="000707C9">
        <w:rPr>
          <w:rFonts w:ascii="Helvetica" w:hAnsi="Helvetica" w:cs="Arial"/>
          <w:b/>
          <w:color w:val="000000" w:themeColor="text1"/>
          <w:sz w:val="20"/>
          <w:lang w:val="es-ES"/>
        </w:rPr>
        <w:t xml:space="preserve"> </w:t>
      </w:r>
      <w:r w:rsidRPr="000707C9">
        <w:rPr>
          <w:rFonts w:ascii="Helvetica" w:eastAsia="Bookman Old Style" w:hAnsi="Helvetica" w:cs="Arial"/>
          <w:color w:val="000000"/>
          <w:sz w:val="20"/>
          <w:lang w:val="es-ES"/>
        </w:rPr>
        <w:t xml:space="preserve">deberá confirmar por escrito la contraprestación correspondiente a los mismos, la cual deberá ser aprobada por escrito por </w:t>
      </w:r>
      <w:r w:rsidR="00A46869" w:rsidRPr="000707C9">
        <w:rPr>
          <w:rFonts w:ascii="Helvetica" w:hAnsi="Helvetica" w:cs="Arial"/>
          <w:b/>
          <w:color w:val="000000" w:themeColor="text1"/>
          <w:sz w:val="20"/>
          <w:lang w:val="es-ES"/>
        </w:rPr>
        <w:t>“</w:t>
      </w:r>
      <w:r w:rsidR="0088711F"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0088711F" w:rsidRPr="000707C9">
        <w:rPr>
          <w:rFonts w:ascii="Helvetica" w:hAnsi="Helvetica" w:cs="Arial"/>
          <w:b/>
          <w:color w:val="000000" w:themeColor="text1"/>
          <w:sz w:val="20"/>
          <w:lang w:val="es-ES"/>
        </w:rPr>
        <w:t xml:space="preserve"> </w:t>
      </w:r>
      <w:r w:rsidRPr="000707C9">
        <w:rPr>
          <w:rFonts w:ascii="Helvetica" w:eastAsia="Bookman Old Style" w:hAnsi="Helvetica" w:cs="Arial"/>
          <w:color w:val="000000"/>
          <w:sz w:val="20"/>
          <w:lang w:val="es-ES"/>
        </w:rPr>
        <w:t>con anterioridad al inicio de dichos Servicios Adicionales</w:t>
      </w:r>
      <w:r w:rsidRPr="000707C9">
        <w:rPr>
          <w:rFonts w:ascii="Helvetica" w:hAnsi="Helvetica" w:cs="Arial"/>
          <w:sz w:val="20"/>
          <w:lang w:val="es-ES"/>
        </w:rPr>
        <w:t xml:space="preserve">. </w:t>
      </w:r>
    </w:p>
    <w:p w14:paraId="23114D12" w14:textId="77777777" w:rsidR="009636F8" w:rsidRPr="000707C9" w:rsidRDefault="009636F8" w:rsidP="007C7A1C">
      <w:pPr>
        <w:pStyle w:val="Textodecuerpo21"/>
        <w:widowControl/>
        <w:spacing w:line="276" w:lineRule="auto"/>
        <w:ind w:left="0" w:firstLine="0"/>
        <w:rPr>
          <w:rFonts w:ascii="Helvetica" w:hAnsi="Helvetica" w:cs="Arial"/>
          <w:b/>
          <w:sz w:val="20"/>
          <w:lang w:val="es-ES"/>
        </w:rPr>
      </w:pPr>
    </w:p>
    <w:p w14:paraId="69C673FE" w14:textId="768E91CA" w:rsidR="009636F8" w:rsidRPr="000707C9" w:rsidRDefault="007A457F"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b/>
          <w:sz w:val="20"/>
          <w:lang w:val="es-ES"/>
        </w:rPr>
        <w:t>OCTAVA</w:t>
      </w:r>
      <w:r w:rsidR="009636F8" w:rsidRPr="000707C9">
        <w:rPr>
          <w:rFonts w:ascii="Helvetica" w:hAnsi="Helvetica" w:cs="Arial"/>
          <w:b/>
          <w:sz w:val="20"/>
          <w:lang w:val="es-ES"/>
        </w:rPr>
        <w:t xml:space="preserve">.- </w:t>
      </w:r>
      <w:r w:rsidR="009636F8" w:rsidRPr="000707C9">
        <w:rPr>
          <w:rFonts w:ascii="Helvetica" w:hAnsi="Helvetica" w:cs="Arial"/>
          <w:b/>
          <w:sz w:val="20"/>
          <w:u w:val="single"/>
          <w:lang w:val="es-ES"/>
        </w:rPr>
        <w:t>GASTOS.</w:t>
      </w:r>
      <w:r w:rsidR="009636F8" w:rsidRPr="000707C9">
        <w:rPr>
          <w:rFonts w:ascii="Helvetica" w:hAnsi="Helvetica" w:cs="Arial"/>
          <w:b/>
          <w:sz w:val="20"/>
          <w:lang w:val="es-ES"/>
        </w:rPr>
        <w:t xml:space="preserve"> </w:t>
      </w:r>
      <w:r w:rsidR="009636F8" w:rsidRPr="000707C9">
        <w:rPr>
          <w:rFonts w:ascii="Helvetica" w:hAnsi="Helvetica" w:cs="Arial"/>
          <w:bCs/>
          <w:sz w:val="20"/>
          <w:lang w:val="es-ES"/>
        </w:rPr>
        <w:t xml:space="preserve">Pactan las Partes que salvo cualquiera anticipo convenido por las Partes del presente Contrato y, previa autorización por escrito de </w:t>
      </w:r>
      <w:r w:rsidR="00A46869" w:rsidRPr="000707C9">
        <w:rPr>
          <w:rFonts w:ascii="Helvetica" w:hAnsi="Helvetica" w:cs="Arial"/>
          <w:b/>
          <w:color w:val="000000" w:themeColor="text1"/>
          <w:sz w:val="20"/>
          <w:lang w:val="es-ES"/>
        </w:rPr>
        <w:t>“</w:t>
      </w:r>
      <w:r w:rsidR="000D6056"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009636F8" w:rsidRPr="000707C9">
        <w:rPr>
          <w:rFonts w:ascii="Helvetica" w:hAnsi="Helvetica" w:cs="Arial"/>
          <w:bCs/>
          <w:sz w:val="20"/>
          <w:lang w:val="es-ES"/>
        </w:rPr>
        <w:t xml:space="preserve">, </w:t>
      </w:r>
      <w:r w:rsidR="009636F8" w:rsidRPr="000707C9">
        <w:rPr>
          <w:rFonts w:ascii="Helvetica" w:hAnsi="Helvetica" w:cs="Arial"/>
          <w:sz w:val="20"/>
          <w:lang w:val="es-ES"/>
        </w:rPr>
        <w:t>los gastos, servicios de terceros expertos, fedatarios públicos, servicios de mensajería</w:t>
      </w:r>
      <w:r w:rsidR="009636F8" w:rsidRPr="000707C9">
        <w:rPr>
          <w:rFonts w:ascii="Helvetica" w:hAnsi="Helvetica" w:cs="Arial"/>
          <w:iCs/>
          <w:sz w:val="20"/>
          <w:lang w:val="es-ES"/>
        </w:rPr>
        <w:t>, gastos de paquetería, contribuciones y derechos gubernamentales</w:t>
      </w:r>
      <w:del w:id="5" w:author="Renata Ayala Bahena" w:date="2025-04-21T10:59:00Z" w16du:dateUtc="2025-04-21T16:59:00Z">
        <w:r w:rsidR="009636F8" w:rsidRPr="000707C9" w:rsidDel="008B113B">
          <w:rPr>
            <w:rFonts w:ascii="Helvetica" w:hAnsi="Helvetica" w:cs="Arial"/>
            <w:iCs/>
            <w:sz w:val="20"/>
            <w:lang w:val="es-ES"/>
          </w:rPr>
          <w:delText>, fax</w:delText>
        </w:r>
      </w:del>
      <w:r w:rsidR="009636F8" w:rsidRPr="000707C9">
        <w:rPr>
          <w:rFonts w:ascii="Helvetica" w:hAnsi="Helvetica" w:cs="Arial"/>
          <w:iCs/>
          <w:sz w:val="20"/>
          <w:lang w:val="es-ES"/>
        </w:rPr>
        <w:t xml:space="preserve"> y cualquiera costos asociados a dichos gastos </w:t>
      </w:r>
      <w:r w:rsidR="009636F8" w:rsidRPr="000707C9">
        <w:rPr>
          <w:rFonts w:ascii="Helvetica" w:hAnsi="Helvetica" w:cs="Arial"/>
          <w:sz w:val="20"/>
          <w:lang w:val="es-ES"/>
        </w:rPr>
        <w:t xml:space="preserve">en que incurra </w:t>
      </w:r>
      <w:r w:rsidR="002F7C3C" w:rsidRPr="000707C9">
        <w:rPr>
          <w:rFonts w:ascii="Helvetica" w:hAnsi="Helvetica" w:cs="Arial"/>
          <w:b/>
          <w:color w:val="000000" w:themeColor="text1"/>
          <w:sz w:val="20"/>
          <w:lang w:val="es-ES"/>
        </w:rPr>
        <w:t xml:space="preserve">“EC/TAX” </w:t>
      </w:r>
      <w:r w:rsidR="000D6056" w:rsidRPr="000707C9">
        <w:rPr>
          <w:rFonts w:ascii="Helvetica" w:hAnsi="Helvetica" w:cs="Arial"/>
          <w:b/>
          <w:color w:val="000000" w:themeColor="text1"/>
          <w:sz w:val="20"/>
          <w:lang w:val="es-ES"/>
        </w:rPr>
        <w:t xml:space="preserve"> </w:t>
      </w:r>
      <w:r w:rsidR="009636F8" w:rsidRPr="000707C9">
        <w:rPr>
          <w:rFonts w:ascii="Helvetica" w:hAnsi="Helvetica" w:cs="Arial"/>
          <w:sz w:val="20"/>
          <w:lang w:val="es-ES"/>
        </w:rPr>
        <w:t xml:space="preserve">con motivo de la realización y cumplimiento de los Servicios y/o Servicios Adicionales objeto del presente Contrato, serán </w:t>
      </w:r>
      <w:r w:rsidR="009636F8" w:rsidRPr="000707C9">
        <w:rPr>
          <w:rFonts w:ascii="Helvetica" w:hAnsi="Helvetica" w:cs="Arial"/>
          <w:iCs/>
          <w:sz w:val="20"/>
          <w:lang w:val="es-ES"/>
        </w:rPr>
        <w:t xml:space="preserve">pagados de forma adelantada por </w:t>
      </w:r>
      <w:r w:rsidR="002F7C3C" w:rsidRPr="000707C9">
        <w:rPr>
          <w:rFonts w:ascii="Helvetica" w:hAnsi="Helvetica" w:cs="Arial"/>
          <w:b/>
          <w:color w:val="000000" w:themeColor="text1"/>
          <w:sz w:val="20"/>
          <w:lang w:val="es-ES"/>
        </w:rPr>
        <w:t xml:space="preserve">“EC/TAX” </w:t>
      </w:r>
      <w:r w:rsidR="00CE709D" w:rsidRPr="000707C9">
        <w:rPr>
          <w:rFonts w:ascii="Helvetica" w:hAnsi="Helvetica" w:cs="Arial"/>
          <w:b/>
          <w:color w:val="000000" w:themeColor="text1"/>
          <w:sz w:val="20"/>
          <w:lang w:val="es-ES"/>
        </w:rPr>
        <w:t xml:space="preserve"> </w:t>
      </w:r>
      <w:r w:rsidR="009636F8" w:rsidRPr="000707C9">
        <w:rPr>
          <w:rFonts w:ascii="Helvetica" w:hAnsi="Helvetica" w:cs="Arial"/>
          <w:iCs/>
          <w:sz w:val="20"/>
          <w:lang w:val="es-ES"/>
        </w:rPr>
        <w:t>y</w:t>
      </w:r>
      <w:r w:rsidR="009636F8" w:rsidRPr="000707C9">
        <w:rPr>
          <w:rFonts w:ascii="Helvetica" w:hAnsi="Helvetica" w:cs="Arial"/>
          <w:sz w:val="20"/>
          <w:lang w:val="es-ES"/>
        </w:rPr>
        <w:t xml:space="preserve"> reembolsados por </w:t>
      </w:r>
      <w:r w:rsidR="00A46869" w:rsidRPr="000707C9">
        <w:rPr>
          <w:rFonts w:ascii="Helvetica" w:hAnsi="Helvetica" w:cs="Arial"/>
          <w:b/>
          <w:color w:val="000000" w:themeColor="text1"/>
          <w:sz w:val="20"/>
          <w:lang w:val="es-ES"/>
        </w:rPr>
        <w:t>“</w:t>
      </w:r>
      <w:r w:rsidR="000D6056"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000D6056" w:rsidRPr="000707C9">
        <w:rPr>
          <w:rFonts w:ascii="Helvetica" w:hAnsi="Helvetica" w:cs="Arial"/>
          <w:b/>
          <w:color w:val="000000" w:themeColor="text1"/>
          <w:sz w:val="20"/>
          <w:lang w:val="es-ES"/>
        </w:rPr>
        <w:t xml:space="preserve"> </w:t>
      </w:r>
      <w:r w:rsidR="009636F8" w:rsidRPr="000707C9">
        <w:rPr>
          <w:rFonts w:ascii="Helvetica" w:hAnsi="Helvetica" w:cs="Arial"/>
          <w:sz w:val="20"/>
          <w:lang w:val="es-ES"/>
        </w:rPr>
        <w:t xml:space="preserve">a la brevedad posible, siempre y cuando sean justificados y que estén amparados con los </w:t>
      </w:r>
      <w:r w:rsidR="000D6056" w:rsidRPr="000707C9">
        <w:rPr>
          <w:rFonts w:ascii="Helvetica" w:hAnsi="Helvetica" w:cs="Arial"/>
          <w:sz w:val="20"/>
          <w:lang w:val="es-ES"/>
        </w:rPr>
        <w:t xml:space="preserve">comprobantes </w:t>
      </w:r>
      <w:r w:rsidR="009636F8" w:rsidRPr="000707C9">
        <w:rPr>
          <w:rFonts w:ascii="Helvetica" w:hAnsi="Helvetica" w:cs="Arial"/>
          <w:sz w:val="20"/>
          <w:lang w:val="es-ES"/>
        </w:rPr>
        <w:t>fiscales correspondientes,</w:t>
      </w:r>
      <w:r w:rsidR="009636F8" w:rsidRPr="000707C9">
        <w:rPr>
          <w:rFonts w:ascii="Helvetica" w:hAnsi="Helvetica" w:cs="Arial"/>
          <w:color w:val="000000"/>
          <w:spacing w:val="-1"/>
          <w:sz w:val="20"/>
          <w:lang w:val="es-ES"/>
        </w:rPr>
        <w:t xml:space="preserve"> en el entendido de que dichos costos, gastos y honorarios de terceros se realizarán sin sobreprecio y serán acreditados mediante la entrega de factura o comprobante correspondiente</w:t>
      </w:r>
      <w:r w:rsidR="009636F8" w:rsidRPr="000707C9">
        <w:rPr>
          <w:rFonts w:ascii="Helvetica" w:hAnsi="Helvetica" w:cs="Arial"/>
          <w:sz w:val="20"/>
          <w:lang w:val="es-ES"/>
        </w:rPr>
        <w:t xml:space="preserve">. Para efectos de recibir el reembolso de los gastos señalados anteriormente, el PRESTADOR deberá presentar los </w:t>
      </w:r>
      <w:r w:rsidR="000D6056" w:rsidRPr="000707C9">
        <w:rPr>
          <w:rFonts w:ascii="Helvetica" w:hAnsi="Helvetica" w:cs="Arial"/>
          <w:sz w:val="20"/>
          <w:lang w:val="es-ES"/>
        </w:rPr>
        <w:t xml:space="preserve">comprobantes </w:t>
      </w:r>
      <w:r w:rsidR="009636F8" w:rsidRPr="000707C9">
        <w:rPr>
          <w:rFonts w:ascii="Helvetica" w:hAnsi="Helvetica" w:cs="Arial"/>
          <w:sz w:val="20"/>
          <w:lang w:val="es-ES"/>
        </w:rPr>
        <w:t>fiscales correspondientes, así como la motivación de los mismos, en un periodo no mayor a 30 (treinta) días naturales posteriores a la fecha de erogación.</w:t>
      </w:r>
    </w:p>
    <w:p w14:paraId="7D5CC9E9" w14:textId="77777777" w:rsidR="009636F8" w:rsidRPr="000707C9" w:rsidRDefault="009636F8"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sz w:val="20"/>
          <w:lang w:val="es-ES"/>
        </w:rPr>
        <w:t xml:space="preserve"> </w:t>
      </w:r>
    </w:p>
    <w:p w14:paraId="6BBAEC66" w14:textId="095DD34C" w:rsidR="009636F8" w:rsidRPr="000707C9" w:rsidRDefault="009636F8" w:rsidP="007C7A1C">
      <w:pPr>
        <w:pStyle w:val="Textodecuerpo21"/>
        <w:widowControl/>
        <w:spacing w:line="276" w:lineRule="auto"/>
        <w:ind w:left="0" w:firstLine="0"/>
        <w:rPr>
          <w:rFonts w:ascii="Helvetica" w:hAnsi="Helvetica" w:cs="Arial"/>
          <w:color w:val="000000"/>
          <w:spacing w:val="-1"/>
          <w:sz w:val="20"/>
          <w:lang w:val="es-ES"/>
        </w:rPr>
      </w:pPr>
      <w:r w:rsidRPr="000707C9">
        <w:rPr>
          <w:rFonts w:ascii="Helvetica" w:hAnsi="Helvetica" w:cs="Arial"/>
          <w:color w:val="000000"/>
          <w:spacing w:val="-1"/>
          <w:sz w:val="20"/>
          <w:lang w:val="es-ES"/>
        </w:rPr>
        <w:t xml:space="preserve">En caso de ser necesario, las Partes convienen que </w:t>
      </w:r>
      <w:r w:rsidR="002F7C3C" w:rsidRPr="000707C9">
        <w:rPr>
          <w:rFonts w:ascii="Helvetica" w:hAnsi="Helvetica" w:cs="Arial"/>
          <w:b/>
          <w:color w:val="000000" w:themeColor="text1"/>
          <w:sz w:val="20"/>
          <w:lang w:val="es-ES"/>
        </w:rPr>
        <w:t xml:space="preserve">“EC/TAX” </w:t>
      </w:r>
      <w:r w:rsidR="00820FF9" w:rsidRPr="000707C9">
        <w:rPr>
          <w:rFonts w:ascii="Helvetica" w:hAnsi="Helvetica" w:cs="Arial"/>
          <w:b/>
          <w:color w:val="000000" w:themeColor="text1"/>
          <w:sz w:val="20"/>
          <w:lang w:val="es-ES"/>
        </w:rPr>
        <w:t xml:space="preserve"> </w:t>
      </w:r>
      <w:r w:rsidRPr="000707C9">
        <w:rPr>
          <w:rFonts w:ascii="Helvetica" w:hAnsi="Helvetica" w:cs="Arial"/>
          <w:color w:val="000000"/>
          <w:spacing w:val="-1"/>
          <w:sz w:val="20"/>
          <w:lang w:val="es-ES"/>
        </w:rPr>
        <w:t xml:space="preserve">deberá de comprobar </w:t>
      </w:r>
      <w:r w:rsidR="002B1C95" w:rsidRPr="000707C9">
        <w:rPr>
          <w:rFonts w:ascii="Helvetica" w:hAnsi="Helvetica" w:cs="Arial"/>
          <w:color w:val="000000"/>
          <w:spacing w:val="-1"/>
          <w:sz w:val="20"/>
          <w:lang w:val="es-ES"/>
        </w:rPr>
        <w:t>viáticos</w:t>
      </w:r>
      <w:r w:rsidRPr="000707C9">
        <w:rPr>
          <w:rFonts w:ascii="Helvetica" w:hAnsi="Helvetica" w:cs="Arial"/>
          <w:color w:val="000000"/>
          <w:spacing w:val="-1"/>
          <w:sz w:val="20"/>
          <w:lang w:val="es-ES"/>
        </w:rPr>
        <w:t xml:space="preserve"> </w:t>
      </w:r>
      <w:r w:rsidRPr="000707C9">
        <w:rPr>
          <w:rFonts w:ascii="Helvetica" w:hAnsi="Helvetica" w:cs="Arial"/>
          <w:color w:val="000000"/>
          <w:sz w:val="20"/>
          <w:lang w:val="es-ES"/>
        </w:rPr>
        <w:t xml:space="preserve">bajo las </w:t>
      </w:r>
      <w:r w:rsidR="002B1C95" w:rsidRPr="000707C9">
        <w:rPr>
          <w:rFonts w:ascii="Helvetica" w:hAnsi="Helvetica" w:cs="Arial"/>
          <w:color w:val="000000"/>
          <w:sz w:val="20"/>
          <w:lang w:val="es-ES"/>
        </w:rPr>
        <w:t>políticas</w:t>
      </w:r>
      <w:r w:rsidRPr="000707C9">
        <w:rPr>
          <w:rFonts w:ascii="Helvetica" w:hAnsi="Helvetica" w:cs="Arial"/>
          <w:color w:val="000000"/>
          <w:sz w:val="20"/>
          <w:lang w:val="es-ES"/>
        </w:rPr>
        <w:t xml:space="preserve"> que establezca </w:t>
      </w:r>
      <w:r w:rsidR="00A46869" w:rsidRPr="000707C9">
        <w:rPr>
          <w:rFonts w:ascii="Helvetica" w:hAnsi="Helvetica" w:cs="Arial"/>
          <w:b/>
          <w:color w:val="000000" w:themeColor="text1"/>
          <w:sz w:val="20"/>
          <w:lang w:val="es-ES"/>
        </w:rPr>
        <w:t>“</w:t>
      </w:r>
      <w:r w:rsidR="000D6056" w:rsidRPr="000707C9">
        <w:rPr>
          <w:rFonts w:ascii="Helvetica" w:hAnsi="Helvetica" w:cs="Arial"/>
          <w:b/>
          <w:color w:val="000000" w:themeColor="text1"/>
          <w:sz w:val="20"/>
          <w:lang w:val="es-ES"/>
        </w:rPr>
        <w:t>EL CONTRIBUYENTE</w:t>
      </w:r>
      <w:r w:rsidR="00A46869" w:rsidRPr="000707C9">
        <w:rPr>
          <w:rFonts w:ascii="Helvetica" w:hAnsi="Helvetica" w:cs="Arial"/>
          <w:b/>
          <w:color w:val="000000" w:themeColor="text1"/>
          <w:sz w:val="20"/>
          <w:lang w:val="es-ES"/>
        </w:rPr>
        <w:t>”</w:t>
      </w:r>
      <w:r w:rsidR="000D6056" w:rsidRPr="000707C9">
        <w:rPr>
          <w:rFonts w:ascii="Helvetica" w:hAnsi="Helvetica" w:cs="Arial"/>
          <w:b/>
          <w:color w:val="000000" w:themeColor="text1"/>
          <w:sz w:val="20"/>
          <w:lang w:val="es-ES"/>
        </w:rPr>
        <w:t xml:space="preserve"> </w:t>
      </w:r>
      <w:r w:rsidRPr="000707C9">
        <w:rPr>
          <w:rFonts w:ascii="Helvetica" w:hAnsi="Helvetica" w:cs="Arial"/>
          <w:color w:val="000000"/>
          <w:sz w:val="20"/>
          <w:lang w:val="es-ES"/>
        </w:rPr>
        <w:t xml:space="preserve">de manera previa y por escrito. </w:t>
      </w:r>
    </w:p>
    <w:p w14:paraId="7D0BEF86" w14:textId="77777777" w:rsidR="009636F8" w:rsidRPr="000707C9" w:rsidRDefault="009636F8" w:rsidP="007C7A1C">
      <w:pPr>
        <w:pStyle w:val="Textodecuerpo21"/>
        <w:widowControl/>
        <w:spacing w:line="276" w:lineRule="auto"/>
        <w:ind w:left="0" w:firstLine="0"/>
        <w:rPr>
          <w:rFonts w:ascii="Helvetica" w:hAnsi="Helvetica" w:cs="Arial"/>
          <w:b/>
          <w:sz w:val="20"/>
          <w:lang w:val="es-ES"/>
        </w:rPr>
      </w:pPr>
    </w:p>
    <w:p w14:paraId="210DB9D6" w14:textId="6C55D846" w:rsidR="00820FF9" w:rsidRPr="000707C9" w:rsidRDefault="00F67BD1" w:rsidP="007C7A1C">
      <w:pPr>
        <w:pStyle w:val="Textoindependiente"/>
        <w:spacing w:before="1" w:line="276" w:lineRule="auto"/>
        <w:ind w:right="48"/>
        <w:jc w:val="both"/>
        <w:rPr>
          <w:rFonts w:ascii="Helvetica" w:hAnsi="Helvetica"/>
          <w:color w:val="000000" w:themeColor="text1"/>
          <w:sz w:val="20"/>
          <w:szCs w:val="20"/>
        </w:rPr>
      </w:pPr>
      <w:r w:rsidRPr="000707C9">
        <w:rPr>
          <w:rFonts w:ascii="Helvetica" w:hAnsi="Helvetica"/>
          <w:b/>
          <w:bCs/>
          <w:color w:val="000000" w:themeColor="text1"/>
          <w:sz w:val="20"/>
          <w:szCs w:val="20"/>
        </w:rPr>
        <w:t>NOVENA</w:t>
      </w:r>
      <w:r w:rsidR="007A457F" w:rsidRPr="000707C9">
        <w:rPr>
          <w:rFonts w:ascii="Helvetica" w:hAnsi="Helvetica"/>
          <w:b/>
          <w:bCs/>
          <w:color w:val="000000" w:themeColor="text1"/>
          <w:sz w:val="20"/>
          <w:szCs w:val="20"/>
        </w:rPr>
        <w:t>.</w:t>
      </w:r>
      <w:r w:rsidR="00B9316B" w:rsidRPr="000707C9">
        <w:rPr>
          <w:rFonts w:ascii="Helvetica" w:hAnsi="Helvetica"/>
          <w:b/>
          <w:bCs/>
          <w:color w:val="000000" w:themeColor="text1"/>
          <w:sz w:val="20"/>
          <w:szCs w:val="20"/>
        </w:rPr>
        <w:t>-</w:t>
      </w:r>
      <w:r w:rsidR="00B70567" w:rsidRPr="000707C9">
        <w:rPr>
          <w:rFonts w:ascii="Helvetica" w:hAnsi="Helvetica"/>
          <w:color w:val="000000" w:themeColor="text1"/>
          <w:sz w:val="20"/>
          <w:szCs w:val="20"/>
        </w:rPr>
        <w:t xml:space="preserve"> </w:t>
      </w:r>
      <w:r w:rsidR="007A457F" w:rsidRPr="000707C9">
        <w:rPr>
          <w:rFonts w:ascii="Helvetica" w:hAnsi="Helvetica"/>
          <w:b/>
          <w:bCs/>
          <w:color w:val="000000" w:themeColor="text1"/>
          <w:sz w:val="20"/>
          <w:szCs w:val="20"/>
          <w:u w:val="single"/>
        </w:rPr>
        <w:t>TERMINACIÓN</w:t>
      </w:r>
      <w:r w:rsidR="007A457F"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Son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causas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terminación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Contrato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Prestación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Servicios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Jurídicos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Profesionales</w:t>
      </w:r>
      <w:r w:rsidR="00820FF9" w:rsidRPr="000707C9">
        <w:rPr>
          <w:rFonts w:ascii="Helvetica" w:hAnsi="Helvetica"/>
          <w:color w:val="000000" w:themeColor="text1"/>
          <w:sz w:val="20"/>
          <w:szCs w:val="20"/>
        </w:rPr>
        <w:t>:</w:t>
      </w:r>
    </w:p>
    <w:p w14:paraId="40D18FE3" w14:textId="77777777" w:rsidR="00820FF9" w:rsidRPr="000707C9" w:rsidRDefault="00820FF9" w:rsidP="007C7A1C">
      <w:pPr>
        <w:pStyle w:val="Textoindependiente"/>
        <w:spacing w:before="1" w:line="276" w:lineRule="auto"/>
        <w:ind w:right="48"/>
        <w:jc w:val="both"/>
        <w:rPr>
          <w:rFonts w:ascii="Helvetica" w:hAnsi="Helvetica"/>
          <w:color w:val="000000" w:themeColor="text1"/>
          <w:sz w:val="20"/>
          <w:szCs w:val="20"/>
        </w:rPr>
      </w:pPr>
    </w:p>
    <w:p w14:paraId="4F144369" w14:textId="61D2DAA7" w:rsidR="007B2FBE" w:rsidRPr="000707C9" w:rsidRDefault="00000000" w:rsidP="007C7A1C">
      <w:pPr>
        <w:pStyle w:val="Textoindependiente"/>
        <w:spacing w:before="1"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00A46869" w:rsidRPr="000707C9">
        <w:rPr>
          <w:rFonts w:ascii="Helvetica" w:hAnsi="Helvetica"/>
          <w:b/>
          <w:color w:val="000000" w:themeColor="text1"/>
          <w:sz w:val="20"/>
          <w:szCs w:val="20"/>
        </w:rPr>
        <w:t>“</w:t>
      </w:r>
      <w:r w:rsidR="00820FF9" w:rsidRPr="000707C9">
        <w:rPr>
          <w:rFonts w:ascii="Helvetica" w:hAnsi="Helvetica"/>
          <w:b/>
          <w:color w:val="000000" w:themeColor="text1"/>
          <w:sz w:val="20"/>
          <w:szCs w:val="20"/>
        </w:rPr>
        <w:t>EL CONTRIBUYENTE</w:t>
      </w:r>
      <w:r w:rsidR="00A46869" w:rsidRPr="000707C9">
        <w:rPr>
          <w:rFonts w:ascii="Helvetica" w:hAnsi="Helvetica"/>
          <w:b/>
          <w:color w:val="000000" w:themeColor="text1"/>
          <w:sz w:val="20"/>
          <w:szCs w:val="20"/>
        </w:rPr>
        <w:t>”</w:t>
      </w:r>
      <w:r w:rsidR="00820FF9" w:rsidRPr="000707C9">
        <w:rPr>
          <w:rFonts w:ascii="Helvetica" w:hAnsi="Helvetica"/>
          <w:b/>
          <w:color w:val="000000" w:themeColor="text1"/>
          <w:sz w:val="20"/>
          <w:szCs w:val="20"/>
        </w:rPr>
        <w:t xml:space="preserve"> </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no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liquide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tiempo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forma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pactado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costo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contrato</w:t>
      </w:r>
      <w:r w:rsidR="00820FF9" w:rsidRPr="000707C9">
        <w:rPr>
          <w:rFonts w:ascii="Helvetica" w:hAnsi="Helvetica"/>
          <w:color w:val="000000" w:themeColor="text1"/>
          <w:sz w:val="20"/>
          <w:szCs w:val="20"/>
        </w:rPr>
        <w:t>.</w:t>
      </w:r>
    </w:p>
    <w:p w14:paraId="57468140" w14:textId="77777777" w:rsidR="009E4EFD" w:rsidRPr="000707C9" w:rsidRDefault="009E4EFD" w:rsidP="007C7A1C">
      <w:pPr>
        <w:pStyle w:val="Textoindependiente"/>
        <w:spacing w:before="1" w:line="276" w:lineRule="auto"/>
        <w:ind w:right="48"/>
        <w:jc w:val="both"/>
        <w:rPr>
          <w:rFonts w:ascii="Helvetica" w:hAnsi="Helvetica"/>
          <w:color w:val="000000" w:themeColor="text1"/>
          <w:sz w:val="20"/>
          <w:szCs w:val="20"/>
        </w:rPr>
      </w:pPr>
    </w:p>
    <w:p w14:paraId="576AE172" w14:textId="766B9BE4" w:rsidR="007B2FBE" w:rsidRPr="000707C9" w:rsidRDefault="00000000" w:rsidP="007C7A1C">
      <w:pPr>
        <w:pStyle w:val="Textoindependiente"/>
        <w:spacing w:before="5" w:line="276" w:lineRule="auto"/>
        <w:ind w:right="48"/>
        <w:jc w:val="both"/>
        <w:rPr>
          <w:rFonts w:ascii="Helvetica" w:hAnsi="Helvetica"/>
          <w:color w:val="000000" w:themeColor="text1"/>
          <w:sz w:val="20"/>
          <w:szCs w:val="20"/>
        </w:rPr>
      </w:pPr>
      <w:r w:rsidRPr="000707C9">
        <w:rPr>
          <w:rFonts w:ascii="Helvetica" w:hAnsi="Helvetica"/>
          <w:color w:val="000000" w:themeColor="text1"/>
          <w:sz w:val="20"/>
          <w:szCs w:val="20"/>
        </w:rPr>
        <w:t>b</w:t>
      </w:r>
      <w:proofErr w:type="gramStart"/>
      <w:r w:rsidRPr="000707C9">
        <w:rPr>
          <w:rFonts w:ascii="Helvetica" w:hAnsi="Helvetica"/>
          <w:color w:val="000000" w:themeColor="text1"/>
          <w:sz w:val="20"/>
          <w:szCs w:val="20"/>
        </w:rPr>
        <w:t>).-</w:t>
      </w:r>
      <w:proofErr w:type="gramEnd"/>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00DB4D41" w:rsidRPr="000707C9">
        <w:rPr>
          <w:rFonts w:ascii="Helvetica" w:hAnsi="Helvetica"/>
          <w:b/>
          <w:color w:val="000000" w:themeColor="text1"/>
          <w:sz w:val="20"/>
          <w:szCs w:val="20"/>
        </w:rPr>
        <w:t xml:space="preserve">“EL CONTRIBUYENTE” </w:t>
      </w:r>
      <w:r w:rsidRPr="000707C9">
        <w:rPr>
          <w:rFonts w:ascii="Helvetica" w:hAnsi="Helvetica"/>
          <w:color w:val="000000" w:themeColor="text1"/>
          <w:sz w:val="20"/>
          <w:szCs w:val="20"/>
        </w:rPr>
        <w:t>no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colabore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para</w:t>
      </w:r>
      <w:r w:rsidR="00B70567" w:rsidRPr="000707C9">
        <w:rPr>
          <w:rFonts w:ascii="Helvetica" w:hAnsi="Helvetica"/>
          <w:color w:val="000000" w:themeColor="text1"/>
          <w:sz w:val="20"/>
          <w:szCs w:val="20"/>
        </w:rPr>
        <w:t xml:space="preserve"> </w:t>
      </w:r>
      <w:r w:rsidR="00DB4D41" w:rsidRPr="000707C9">
        <w:rPr>
          <w:rFonts w:ascii="Helvetica" w:hAnsi="Helvetica"/>
          <w:color w:val="000000" w:themeColor="text1"/>
          <w:sz w:val="20"/>
          <w:szCs w:val="20"/>
        </w:rPr>
        <w:t xml:space="preserve">en el procedimiento descrito en la Clausula </w:t>
      </w:r>
      <w:del w:id="6" w:author="Renata Ayala Bahena" w:date="2025-04-21T11:00:00Z" w16du:dateUtc="2025-04-21T17:00:00Z">
        <w:r w:rsidR="00DB4D41" w:rsidRPr="000707C9" w:rsidDel="008B113B">
          <w:rPr>
            <w:rFonts w:ascii="Helvetica" w:hAnsi="Helvetica"/>
            <w:color w:val="000000" w:themeColor="text1"/>
            <w:sz w:val="20"/>
            <w:szCs w:val="20"/>
          </w:rPr>
          <w:delText>Cuarta</w:delText>
        </w:r>
      </w:del>
      <w:ins w:id="7" w:author="Renata Ayala Bahena" w:date="2025-04-21T11:00:00Z" w16du:dateUtc="2025-04-21T17:00:00Z">
        <w:r w:rsidR="008B113B">
          <w:rPr>
            <w:rFonts w:ascii="Helvetica" w:hAnsi="Helvetica"/>
            <w:color w:val="000000" w:themeColor="text1"/>
            <w:sz w:val="20"/>
            <w:szCs w:val="20"/>
          </w:rPr>
          <w:t>Quinta</w:t>
        </w:r>
      </w:ins>
      <w:r w:rsidR="00DB4D41"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no</w:t>
      </w:r>
      <w:r w:rsidR="00B70567" w:rsidRPr="000707C9">
        <w:rPr>
          <w:rFonts w:ascii="Helvetica" w:hAnsi="Helvetica"/>
          <w:color w:val="000000" w:themeColor="text1"/>
          <w:sz w:val="20"/>
          <w:szCs w:val="20"/>
        </w:rPr>
        <w:t xml:space="preserve"> </w:t>
      </w:r>
      <w:r w:rsidR="00DB4D41" w:rsidRPr="000707C9">
        <w:rPr>
          <w:rFonts w:ascii="Helvetica" w:hAnsi="Helvetica"/>
          <w:color w:val="000000" w:themeColor="text1"/>
          <w:sz w:val="20"/>
          <w:szCs w:val="20"/>
        </w:rPr>
        <w:t xml:space="preserve">dar aviso del requerimiento de información a </w:t>
      </w:r>
      <w:r w:rsidR="002F7C3C" w:rsidRPr="000707C9">
        <w:rPr>
          <w:rFonts w:ascii="Helvetica" w:hAnsi="Helvetica"/>
          <w:b/>
          <w:bCs/>
          <w:color w:val="000000" w:themeColor="text1"/>
          <w:sz w:val="20"/>
          <w:szCs w:val="20"/>
        </w:rPr>
        <w:t>“EC/</w:t>
      </w:r>
      <w:proofErr w:type="gramStart"/>
      <w:r w:rsidR="002F7C3C" w:rsidRPr="000707C9">
        <w:rPr>
          <w:rFonts w:ascii="Helvetica" w:hAnsi="Helvetica"/>
          <w:b/>
          <w:bCs/>
          <w:color w:val="000000" w:themeColor="text1"/>
          <w:sz w:val="20"/>
          <w:szCs w:val="20"/>
        </w:rPr>
        <w:t xml:space="preserve">TAX” </w:t>
      </w:r>
      <w:r w:rsidR="00DB4D41" w:rsidRPr="000707C9">
        <w:rPr>
          <w:rFonts w:ascii="Helvetica" w:hAnsi="Helvetica"/>
          <w:b/>
          <w:bCs/>
          <w:color w:val="000000" w:themeColor="text1"/>
          <w:sz w:val="20"/>
          <w:szCs w:val="20"/>
        </w:rPr>
        <w:t xml:space="preserve"> </w:t>
      </w:r>
      <w:r w:rsidR="00DB4D41" w:rsidRPr="000707C9">
        <w:rPr>
          <w:rFonts w:ascii="Helvetica" w:hAnsi="Helvetica"/>
          <w:color w:val="000000" w:themeColor="text1"/>
          <w:sz w:val="20"/>
          <w:szCs w:val="20"/>
        </w:rPr>
        <w:t>en</w:t>
      </w:r>
      <w:proofErr w:type="gramEnd"/>
      <w:r w:rsidR="00DB4D41" w:rsidRPr="000707C9">
        <w:rPr>
          <w:rFonts w:ascii="Helvetica" w:hAnsi="Helvetica"/>
          <w:color w:val="000000" w:themeColor="text1"/>
          <w:sz w:val="20"/>
          <w:szCs w:val="20"/>
        </w:rPr>
        <w:t xml:space="preserve"> los plazos establecidos en el presente contrato y el anexo denominado Condiciones Generales, ni </w:t>
      </w:r>
      <w:r w:rsidRPr="000707C9">
        <w:rPr>
          <w:rFonts w:ascii="Helvetica" w:hAnsi="Helvetica"/>
          <w:color w:val="000000" w:themeColor="text1"/>
          <w:sz w:val="20"/>
          <w:szCs w:val="20"/>
        </w:rPr>
        <w:t>aport</w:t>
      </w:r>
      <w:r w:rsidR="00DB4D41" w:rsidRPr="000707C9">
        <w:rPr>
          <w:rFonts w:ascii="Helvetica" w:hAnsi="Helvetica"/>
          <w:color w:val="000000" w:themeColor="text1"/>
          <w:sz w:val="20"/>
          <w:szCs w:val="20"/>
        </w:rPr>
        <w:t>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pruebas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necesarias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todo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caso,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cualquier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conducta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interfiera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entorpezca</w:t>
      </w:r>
      <w:r w:rsidR="00B70567" w:rsidRPr="000707C9">
        <w:rPr>
          <w:rFonts w:ascii="Helvetica" w:hAnsi="Helvetica"/>
          <w:color w:val="000000" w:themeColor="text1"/>
          <w:sz w:val="20"/>
          <w:szCs w:val="20"/>
        </w:rPr>
        <w:t xml:space="preserve"> </w:t>
      </w:r>
      <w:r w:rsidR="00DB4D41" w:rsidRPr="000707C9">
        <w:rPr>
          <w:rFonts w:ascii="Helvetica" w:hAnsi="Helvetica"/>
          <w:color w:val="000000" w:themeColor="text1"/>
          <w:sz w:val="20"/>
          <w:szCs w:val="20"/>
        </w:rPr>
        <w:t>la atención oportuna del requerimiento de información emitido por el Servicio de Administración Tributaria.</w:t>
      </w:r>
    </w:p>
    <w:p w14:paraId="1B13E8D4" w14:textId="77777777" w:rsidR="009E4EFD" w:rsidRPr="000707C9" w:rsidRDefault="009E4EFD" w:rsidP="007C7A1C">
      <w:pPr>
        <w:spacing w:before="2" w:line="276" w:lineRule="auto"/>
        <w:ind w:right="48"/>
        <w:jc w:val="both"/>
        <w:rPr>
          <w:rFonts w:ascii="Helvetica" w:hAnsi="Helvetica"/>
          <w:color w:val="000000" w:themeColor="text1"/>
          <w:sz w:val="20"/>
          <w:szCs w:val="20"/>
        </w:rPr>
      </w:pPr>
    </w:p>
    <w:p w14:paraId="3A57A523" w14:textId="2DBB662A" w:rsidR="007B2FBE" w:rsidRPr="000707C9" w:rsidRDefault="00000000" w:rsidP="007C7A1C">
      <w:pPr>
        <w:spacing w:before="2" w:line="276" w:lineRule="auto"/>
        <w:ind w:right="48"/>
        <w:jc w:val="both"/>
        <w:rPr>
          <w:rFonts w:ascii="Helvetica" w:hAnsi="Helvetica"/>
          <w:b/>
          <w:color w:val="000000" w:themeColor="text1"/>
          <w:sz w:val="20"/>
          <w:szCs w:val="20"/>
        </w:rPr>
      </w:pPr>
      <w:r w:rsidRPr="000707C9">
        <w:rPr>
          <w:rFonts w:ascii="Helvetica" w:hAnsi="Helvetica"/>
          <w:color w:val="000000" w:themeColor="text1"/>
          <w:sz w:val="20"/>
          <w:szCs w:val="20"/>
        </w:rPr>
        <w:t>c).-</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caso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00D7104F" w:rsidRPr="000707C9">
        <w:rPr>
          <w:rFonts w:ascii="Helvetica" w:hAnsi="Helvetica"/>
          <w:color w:val="000000" w:themeColor="text1"/>
          <w:sz w:val="20"/>
          <w:szCs w:val="20"/>
        </w:rPr>
        <w:t xml:space="preserve">entrevistas con autoridades del Servicio de Administración Tributaria,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00D7104F" w:rsidRPr="000707C9">
        <w:rPr>
          <w:rFonts w:ascii="Helvetica" w:hAnsi="Helvetica"/>
          <w:b/>
          <w:color w:val="000000" w:themeColor="text1"/>
          <w:sz w:val="20"/>
          <w:szCs w:val="20"/>
        </w:rPr>
        <w:t xml:space="preserve">“EL CONTRIBUYENTE” </w:t>
      </w:r>
      <w:r w:rsidRPr="000707C9">
        <w:rPr>
          <w:rFonts w:ascii="Helvetica" w:hAnsi="Helvetica"/>
          <w:color w:val="000000" w:themeColor="text1"/>
          <w:sz w:val="20"/>
          <w:szCs w:val="20"/>
        </w:rPr>
        <w:t>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haga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acompañar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nombre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un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abogado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ajeno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002F7C3C" w:rsidRPr="000707C9">
        <w:rPr>
          <w:rFonts w:ascii="Helvetica" w:hAnsi="Helvetica"/>
          <w:b/>
          <w:color w:val="000000" w:themeColor="text1"/>
          <w:sz w:val="20"/>
          <w:szCs w:val="20"/>
        </w:rPr>
        <w:t xml:space="preserve">“EC/TAX” </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cualquier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momento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sin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consentimiento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por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escrito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002F7C3C" w:rsidRPr="000707C9">
        <w:rPr>
          <w:rFonts w:ascii="Helvetica" w:hAnsi="Helvetica"/>
          <w:b/>
          <w:color w:val="000000" w:themeColor="text1"/>
          <w:sz w:val="20"/>
          <w:szCs w:val="20"/>
        </w:rPr>
        <w:t xml:space="preserve">“EC/TAX” </w:t>
      </w:r>
      <w:r w:rsidR="00D7104F" w:rsidRPr="000707C9">
        <w:rPr>
          <w:rFonts w:ascii="Helvetica" w:hAnsi="Helvetica"/>
          <w:b/>
          <w:color w:val="000000" w:themeColor="text1"/>
          <w:sz w:val="20"/>
          <w:szCs w:val="20"/>
        </w:rPr>
        <w:t>.</w:t>
      </w:r>
    </w:p>
    <w:p w14:paraId="25086505" w14:textId="77777777" w:rsidR="009E4EFD" w:rsidRPr="000707C9" w:rsidRDefault="009E4EFD" w:rsidP="007C7A1C">
      <w:pPr>
        <w:pStyle w:val="Textoindependiente"/>
        <w:spacing w:before="1" w:line="276" w:lineRule="auto"/>
        <w:ind w:right="48"/>
        <w:jc w:val="both"/>
        <w:rPr>
          <w:rFonts w:ascii="Helvetica" w:hAnsi="Helvetica"/>
          <w:color w:val="000000" w:themeColor="text1"/>
          <w:sz w:val="20"/>
          <w:szCs w:val="20"/>
        </w:rPr>
      </w:pPr>
    </w:p>
    <w:p w14:paraId="12E38DB7" w14:textId="248C9C69" w:rsidR="00B9316B" w:rsidRPr="000707C9" w:rsidRDefault="00000000" w:rsidP="007C7A1C">
      <w:pPr>
        <w:pStyle w:val="Textoindependiente"/>
        <w:spacing w:before="1" w:line="276" w:lineRule="auto"/>
        <w:ind w:right="48"/>
        <w:jc w:val="both"/>
        <w:rPr>
          <w:rFonts w:ascii="Helvetica" w:hAnsi="Helvetica"/>
          <w:bCs/>
          <w:color w:val="000000" w:themeColor="text1"/>
          <w:sz w:val="20"/>
          <w:szCs w:val="20"/>
        </w:rPr>
      </w:pPr>
      <w:r w:rsidRPr="000707C9">
        <w:rPr>
          <w:rFonts w:ascii="Helvetica" w:hAnsi="Helvetica"/>
          <w:color w:val="000000" w:themeColor="text1"/>
          <w:sz w:val="20"/>
          <w:szCs w:val="20"/>
        </w:rPr>
        <w:lastRenderedPageBreak/>
        <w:t>d).-</w:t>
      </w:r>
      <w:r w:rsidR="00B70567" w:rsidRPr="000707C9">
        <w:rPr>
          <w:rFonts w:ascii="Helvetica" w:hAnsi="Helvetica"/>
          <w:color w:val="000000" w:themeColor="text1"/>
          <w:sz w:val="20"/>
          <w:szCs w:val="20"/>
        </w:rPr>
        <w:t xml:space="preserve"> </w:t>
      </w:r>
      <w:r w:rsidR="00B9316B" w:rsidRPr="000707C9">
        <w:rPr>
          <w:rFonts w:ascii="Helvetica" w:hAnsi="Helvetica"/>
          <w:color w:val="000000" w:themeColor="text1"/>
          <w:sz w:val="20"/>
          <w:szCs w:val="20"/>
        </w:rPr>
        <w:t xml:space="preserve">Cuando del análisis de la información proporcionada por el </w:t>
      </w:r>
      <w:r w:rsidR="00B9316B" w:rsidRPr="000707C9">
        <w:rPr>
          <w:rFonts w:ascii="Helvetica" w:hAnsi="Helvetica"/>
          <w:b/>
          <w:color w:val="000000" w:themeColor="text1"/>
          <w:sz w:val="20"/>
          <w:szCs w:val="20"/>
        </w:rPr>
        <w:t xml:space="preserve">“EL CONTRIBUYENTE” </w:t>
      </w:r>
      <w:r w:rsidR="00B9316B" w:rsidRPr="000707C9">
        <w:rPr>
          <w:rFonts w:ascii="Helvetica" w:hAnsi="Helvetica"/>
          <w:bCs/>
          <w:color w:val="000000" w:themeColor="text1"/>
          <w:sz w:val="20"/>
          <w:szCs w:val="20"/>
        </w:rPr>
        <w:t>pueda presumirse por</w:t>
      </w:r>
      <w:r w:rsidR="00B9316B" w:rsidRPr="000707C9">
        <w:rPr>
          <w:rFonts w:ascii="Helvetica" w:hAnsi="Helvetica"/>
          <w:b/>
          <w:color w:val="000000" w:themeColor="text1"/>
          <w:sz w:val="20"/>
          <w:szCs w:val="20"/>
        </w:rPr>
        <w:t xml:space="preserve"> </w:t>
      </w:r>
      <w:r w:rsidR="002F7C3C" w:rsidRPr="000707C9">
        <w:rPr>
          <w:rFonts w:ascii="Helvetica" w:hAnsi="Helvetica"/>
          <w:b/>
          <w:color w:val="000000" w:themeColor="text1"/>
          <w:sz w:val="20"/>
          <w:szCs w:val="20"/>
        </w:rPr>
        <w:t xml:space="preserve">“EC/TAX” </w:t>
      </w:r>
      <w:r w:rsidR="00B9316B" w:rsidRPr="000707C9">
        <w:rPr>
          <w:rFonts w:ascii="Helvetica" w:hAnsi="Helvetica"/>
          <w:b/>
          <w:color w:val="000000" w:themeColor="text1"/>
          <w:sz w:val="20"/>
          <w:szCs w:val="20"/>
        </w:rPr>
        <w:t xml:space="preserve"> </w:t>
      </w:r>
      <w:r w:rsidR="00B9316B" w:rsidRPr="000707C9">
        <w:rPr>
          <w:rFonts w:ascii="Helvetica" w:hAnsi="Helvetica"/>
          <w:bCs/>
          <w:color w:val="000000" w:themeColor="text1"/>
          <w:sz w:val="20"/>
          <w:szCs w:val="20"/>
        </w:rPr>
        <w:t>que fueron llevadas a cabo operaciones que puedan implicar la comisión de delito en materia fiscal.</w:t>
      </w:r>
    </w:p>
    <w:p w14:paraId="7401E218" w14:textId="77777777" w:rsidR="00B9316B" w:rsidRPr="000707C9" w:rsidRDefault="00B9316B" w:rsidP="007C7A1C">
      <w:pPr>
        <w:pStyle w:val="Textoindependiente"/>
        <w:spacing w:before="1" w:line="276" w:lineRule="auto"/>
        <w:ind w:right="48"/>
        <w:jc w:val="both"/>
        <w:rPr>
          <w:rFonts w:ascii="Helvetica" w:hAnsi="Helvetica"/>
          <w:bCs/>
          <w:color w:val="000000" w:themeColor="text1"/>
          <w:sz w:val="20"/>
          <w:szCs w:val="20"/>
        </w:rPr>
      </w:pPr>
    </w:p>
    <w:p w14:paraId="53262AB5" w14:textId="17707BCB" w:rsidR="007B2FBE" w:rsidRPr="000707C9" w:rsidRDefault="00000000" w:rsidP="007C7A1C">
      <w:pPr>
        <w:pStyle w:val="Textoindependiente"/>
        <w:spacing w:line="276" w:lineRule="auto"/>
        <w:ind w:right="48"/>
        <w:jc w:val="both"/>
        <w:rPr>
          <w:rFonts w:ascii="Helvetica" w:hAnsi="Helvetica"/>
          <w:color w:val="000000" w:themeColor="text1"/>
          <w:sz w:val="20"/>
          <w:szCs w:val="20"/>
        </w:rPr>
      </w:pPr>
      <w:r w:rsidRPr="000707C9">
        <w:rPr>
          <w:rFonts w:ascii="Helvetica" w:hAnsi="Helvetica"/>
          <w:b/>
          <w:bCs/>
          <w:color w:val="000000" w:themeColor="text1"/>
          <w:sz w:val="20"/>
          <w:szCs w:val="20"/>
        </w:rPr>
        <w:t>DÉCIMA.-</w:t>
      </w:r>
      <w:r w:rsidR="00B70567" w:rsidRPr="000707C9">
        <w:rPr>
          <w:rFonts w:ascii="Helvetica" w:hAnsi="Helvetica"/>
          <w:color w:val="000000" w:themeColor="text1"/>
          <w:sz w:val="20"/>
          <w:szCs w:val="20"/>
        </w:rPr>
        <w:t xml:space="preserve"> </w:t>
      </w:r>
      <w:r w:rsidR="00C1007A" w:rsidRPr="000707C9">
        <w:rPr>
          <w:rFonts w:ascii="Helvetica" w:hAnsi="Helvetica"/>
          <w:b/>
          <w:bCs/>
          <w:color w:val="000000" w:themeColor="text1"/>
          <w:sz w:val="20"/>
          <w:szCs w:val="20"/>
          <w:u w:val="single"/>
        </w:rPr>
        <w:t>NO REEMBOLSO</w:t>
      </w:r>
      <w:r w:rsidR="00C1007A"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conviene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w:t>
      </w:r>
      <w:r w:rsidR="00B70567" w:rsidRPr="000707C9">
        <w:rPr>
          <w:rFonts w:ascii="Helvetica" w:hAnsi="Helvetica"/>
          <w:color w:val="000000" w:themeColor="text1"/>
          <w:sz w:val="20"/>
          <w:szCs w:val="20"/>
        </w:rPr>
        <w:t xml:space="preserve"> </w:t>
      </w:r>
      <w:r w:rsidR="00A46869" w:rsidRPr="000707C9">
        <w:rPr>
          <w:rFonts w:ascii="Helvetica" w:hAnsi="Helvetica"/>
          <w:b/>
          <w:color w:val="000000" w:themeColor="text1"/>
          <w:sz w:val="20"/>
          <w:szCs w:val="20"/>
        </w:rPr>
        <w:t>“</w:t>
      </w:r>
      <w:r w:rsidR="007505DF" w:rsidRPr="000707C9">
        <w:rPr>
          <w:rFonts w:ascii="Helvetica" w:hAnsi="Helvetica"/>
          <w:b/>
          <w:color w:val="000000" w:themeColor="text1"/>
          <w:sz w:val="20"/>
          <w:szCs w:val="20"/>
        </w:rPr>
        <w:t>EL CONTRIBUYENTE</w:t>
      </w:r>
      <w:r w:rsidR="00B9316B" w:rsidRPr="000707C9">
        <w:rPr>
          <w:rFonts w:ascii="Helvetica" w:hAnsi="Helvetica"/>
          <w:b/>
          <w:color w:val="000000" w:themeColor="text1"/>
          <w:sz w:val="20"/>
          <w:szCs w:val="20"/>
        </w:rPr>
        <w:t>”</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supuesto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rescindirse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presente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instrumento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no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imputable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cancelación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002F7C3C" w:rsidRPr="000707C9">
        <w:rPr>
          <w:rFonts w:ascii="Helvetica" w:hAnsi="Helvetica"/>
          <w:b/>
          <w:color w:val="000000" w:themeColor="text1"/>
          <w:sz w:val="20"/>
          <w:szCs w:val="20"/>
        </w:rPr>
        <w:t xml:space="preserve">“EC/TAX” </w:t>
      </w:r>
      <w:r w:rsidR="00B70567" w:rsidRPr="000707C9">
        <w:rPr>
          <w:rFonts w:ascii="Helvetica" w:hAnsi="Helvetica"/>
          <w:b/>
          <w:color w:val="000000" w:themeColor="text1"/>
          <w:sz w:val="20"/>
          <w:szCs w:val="20"/>
        </w:rPr>
        <w:t xml:space="preserve"> </w:t>
      </w:r>
      <w:r w:rsidRPr="000707C9">
        <w:rPr>
          <w:rFonts w:ascii="Helvetica" w:hAnsi="Helvetica"/>
          <w:color w:val="000000" w:themeColor="text1"/>
          <w:sz w:val="20"/>
          <w:szCs w:val="20"/>
        </w:rPr>
        <w:t>no</w:t>
      </w:r>
      <w:r w:rsidR="00B70567" w:rsidRPr="000707C9">
        <w:rPr>
          <w:rFonts w:ascii="Helvetica" w:hAnsi="Helvetica"/>
          <w:color w:val="000000" w:themeColor="text1"/>
          <w:sz w:val="20"/>
          <w:szCs w:val="20"/>
        </w:rPr>
        <w:t xml:space="preserve"> </w:t>
      </w:r>
      <w:r w:rsidR="006D5232" w:rsidRPr="000707C9">
        <w:rPr>
          <w:rFonts w:ascii="Helvetica" w:hAnsi="Helvetica"/>
          <w:color w:val="000000" w:themeColor="text1"/>
          <w:sz w:val="20"/>
          <w:szCs w:val="20"/>
        </w:rPr>
        <w:t xml:space="preserve">será </w:t>
      </w:r>
      <w:r w:rsidRPr="000707C9">
        <w:rPr>
          <w:rFonts w:ascii="Helvetica" w:hAnsi="Helvetica"/>
          <w:color w:val="000000" w:themeColor="text1"/>
          <w:sz w:val="20"/>
          <w:szCs w:val="20"/>
        </w:rPr>
        <w:t>reembolsa</w:t>
      </w:r>
      <w:r w:rsidR="006D5232" w:rsidRPr="000707C9">
        <w:rPr>
          <w:rFonts w:ascii="Helvetica" w:hAnsi="Helvetica"/>
          <w:color w:val="000000" w:themeColor="text1"/>
          <w:sz w:val="20"/>
          <w:szCs w:val="20"/>
        </w:rPr>
        <w:t>da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cantidad</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alguna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pagada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por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contratación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este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servicio</w:t>
      </w:r>
    </w:p>
    <w:p w14:paraId="7A415511" w14:textId="77777777" w:rsidR="007B2FBE" w:rsidRPr="000707C9" w:rsidRDefault="007B2FBE" w:rsidP="007C7A1C">
      <w:pPr>
        <w:pStyle w:val="Textoindependiente"/>
        <w:spacing w:before="6" w:line="276" w:lineRule="auto"/>
        <w:ind w:right="48"/>
        <w:jc w:val="both"/>
        <w:rPr>
          <w:rFonts w:ascii="Helvetica" w:hAnsi="Helvetica"/>
          <w:color w:val="000000" w:themeColor="text1"/>
          <w:sz w:val="20"/>
          <w:szCs w:val="20"/>
        </w:rPr>
      </w:pPr>
    </w:p>
    <w:p w14:paraId="37695BEC" w14:textId="66A4E00B" w:rsidR="007B2FBE" w:rsidRPr="000707C9" w:rsidRDefault="00000000" w:rsidP="007C7A1C">
      <w:pPr>
        <w:pStyle w:val="Textoindependiente"/>
        <w:spacing w:before="1" w:line="276" w:lineRule="auto"/>
        <w:ind w:right="48"/>
        <w:jc w:val="both"/>
        <w:rPr>
          <w:rFonts w:ascii="Helvetica" w:hAnsi="Helvetica"/>
          <w:color w:val="000000" w:themeColor="text1"/>
          <w:sz w:val="20"/>
          <w:szCs w:val="20"/>
        </w:rPr>
      </w:pPr>
      <w:r w:rsidRPr="000707C9">
        <w:rPr>
          <w:rFonts w:ascii="Helvetica" w:hAnsi="Helvetica"/>
          <w:b/>
          <w:bCs/>
          <w:color w:val="000000" w:themeColor="text1"/>
          <w:sz w:val="20"/>
          <w:szCs w:val="20"/>
        </w:rPr>
        <w:t>DÉCIMA</w:t>
      </w:r>
      <w:r w:rsidR="00B70567" w:rsidRPr="000707C9">
        <w:rPr>
          <w:rFonts w:ascii="Helvetica" w:hAnsi="Helvetica"/>
          <w:b/>
          <w:bCs/>
          <w:color w:val="000000" w:themeColor="text1"/>
          <w:sz w:val="20"/>
          <w:szCs w:val="20"/>
        </w:rPr>
        <w:t xml:space="preserve"> </w:t>
      </w:r>
      <w:r w:rsidR="006D5232" w:rsidRPr="000707C9">
        <w:rPr>
          <w:rFonts w:ascii="Helvetica" w:hAnsi="Helvetica"/>
          <w:b/>
          <w:bCs/>
          <w:color w:val="000000" w:themeColor="text1"/>
          <w:sz w:val="20"/>
          <w:szCs w:val="20"/>
        </w:rPr>
        <w:t>PRIMERA</w:t>
      </w:r>
      <w:r w:rsidRPr="000707C9">
        <w:rPr>
          <w:rFonts w:ascii="Helvetica" w:hAnsi="Helvetica"/>
          <w:b/>
          <w:bCs/>
          <w:color w:val="000000" w:themeColor="text1"/>
          <w:sz w:val="20"/>
          <w:szCs w:val="20"/>
        </w:rPr>
        <w:t>.-</w:t>
      </w:r>
      <w:r w:rsidR="00B70567" w:rsidRPr="000707C9">
        <w:rPr>
          <w:rFonts w:ascii="Helvetica" w:hAnsi="Helvetica"/>
          <w:color w:val="000000" w:themeColor="text1"/>
          <w:sz w:val="20"/>
          <w:szCs w:val="20"/>
        </w:rPr>
        <w:t xml:space="preserve"> </w:t>
      </w:r>
      <w:r w:rsidR="00A34A99" w:rsidRPr="000707C9">
        <w:rPr>
          <w:rFonts w:ascii="Helvetica" w:hAnsi="Helvetica"/>
          <w:b/>
          <w:bCs/>
          <w:color w:val="000000" w:themeColor="text1"/>
          <w:sz w:val="20"/>
          <w:szCs w:val="20"/>
          <w:u w:val="single"/>
        </w:rPr>
        <w:t>HORA DE TERMINACIÓN</w:t>
      </w:r>
      <w:r w:rsidR="00A34A99" w:rsidRPr="000707C9">
        <w:rPr>
          <w:rFonts w:ascii="Helvetica" w:hAnsi="Helvetica"/>
          <w:b/>
          <w:bCs/>
          <w:color w:val="000000" w:themeColor="text1"/>
          <w:sz w:val="20"/>
          <w:szCs w:val="20"/>
        </w:rPr>
        <w:t>.</w:t>
      </w:r>
      <w:r w:rsidR="00A34A99"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presente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contrato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termina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doce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horas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mes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12</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mes</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24</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posterior</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firma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presente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instrumento</w:t>
      </w:r>
      <w:r w:rsidR="00B70567" w:rsidRPr="000707C9">
        <w:rPr>
          <w:rFonts w:ascii="Helvetica" w:hAnsi="Helvetica"/>
          <w:color w:val="000000" w:themeColor="text1"/>
          <w:sz w:val="20"/>
          <w:szCs w:val="20"/>
        </w:rPr>
        <w:t xml:space="preserve"> </w:t>
      </w:r>
      <w:proofErr w:type="gramStart"/>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acuerdo</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a</w:t>
      </w:r>
      <w:proofErr w:type="gramEnd"/>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fecha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inicio</w:t>
      </w:r>
      <w:r w:rsidR="00B70567" w:rsidRPr="000707C9">
        <w:rPr>
          <w:rFonts w:ascii="Helvetica" w:hAnsi="Helvetica"/>
          <w:color w:val="000000" w:themeColor="text1"/>
          <w:sz w:val="20"/>
          <w:szCs w:val="20"/>
        </w:rPr>
        <w:t xml:space="preserve"> </w:t>
      </w:r>
      <w:proofErr w:type="gramStart"/>
      <w:r w:rsidRPr="000707C9">
        <w:rPr>
          <w:rFonts w:ascii="Helvetica" w:hAnsi="Helvetica"/>
          <w:color w:val="000000" w:themeColor="text1"/>
          <w:sz w:val="20"/>
          <w:szCs w:val="20"/>
        </w:rPr>
        <w:t>del</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mismo</w:t>
      </w:r>
      <w:proofErr w:type="gramEnd"/>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y</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que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está</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señalada</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en</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la</w:t>
      </w:r>
      <w:r w:rsidR="00B70567" w:rsidRPr="000707C9">
        <w:rPr>
          <w:rFonts w:ascii="Helvetica" w:hAnsi="Helvetica"/>
          <w:color w:val="000000" w:themeColor="text1"/>
          <w:sz w:val="20"/>
          <w:szCs w:val="20"/>
        </w:rPr>
        <w:t xml:space="preserve"> </w:t>
      </w:r>
      <w:r w:rsidR="00A46869" w:rsidRPr="000707C9">
        <w:rPr>
          <w:rFonts w:ascii="Helvetica" w:hAnsi="Helvetica"/>
          <w:color w:val="000000" w:themeColor="text1"/>
          <w:sz w:val="20"/>
          <w:szCs w:val="20"/>
        </w:rPr>
        <w:t>“</w:t>
      </w:r>
      <w:r w:rsidRPr="000707C9">
        <w:rPr>
          <w:rFonts w:ascii="Helvetica" w:hAnsi="Helvetica"/>
          <w:color w:val="000000" w:themeColor="text1"/>
          <w:sz w:val="20"/>
          <w:szCs w:val="20"/>
        </w:rPr>
        <w:t>SOLICITUD</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DE</w:t>
      </w:r>
      <w:r w:rsidR="00B70567" w:rsidRPr="000707C9">
        <w:rPr>
          <w:rFonts w:ascii="Helvetica" w:hAnsi="Helvetica"/>
          <w:color w:val="000000" w:themeColor="text1"/>
          <w:sz w:val="20"/>
          <w:szCs w:val="20"/>
        </w:rPr>
        <w:t xml:space="preserve"> </w:t>
      </w:r>
      <w:r w:rsidRPr="000707C9">
        <w:rPr>
          <w:rFonts w:ascii="Helvetica" w:hAnsi="Helvetica"/>
          <w:color w:val="000000" w:themeColor="text1"/>
          <w:sz w:val="20"/>
          <w:szCs w:val="20"/>
        </w:rPr>
        <w:t>SERVICIO</w:t>
      </w:r>
      <w:r w:rsidR="00B70567" w:rsidRPr="000707C9">
        <w:rPr>
          <w:rFonts w:ascii="Helvetica" w:hAnsi="Helvetica"/>
          <w:color w:val="000000" w:themeColor="text1"/>
          <w:sz w:val="20"/>
          <w:szCs w:val="20"/>
        </w:rPr>
        <w:t xml:space="preserve"> </w:t>
      </w:r>
      <w:r w:rsidR="0092727C" w:rsidRPr="000707C9">
        <w:rPr>
          <w:rFonts w:ascii="Helvetica" w:hAnsi="Helvetica"/>
          <w:color w:val="000000" w:themeColor="text1"/>
          <w:sz w:val="20"/>
          <w:szCs w:val="20"/>
        </w:rPr>
        <w:t>EC/</w:t>
      </w:r>
      <w:proofErr w:type="gramStart"/>
      <w:r w:rsidR="0092727C" w:rsidRPr="000707C9">
        <w:rPr>
          <w:rFonts w:ascii="Helvetica" w:hAnsi="Helvetica"/>
          <w:color w:val="000000" w:themeColor="text1"/>
          <w:sz w:val="20"/>
          <w:szCs w:val="20"/>
        </w:rPr>
        <w:t xml:space="preserve">TAX </w:t>
      </w:r>
      <w:r w:rsidR="00A46869" w:rsidRPr="000707C9">
        <w:rPr>
          <w:rFonts w:ascii="Helvetica" w:hAnsi="Helvetica"/>
          <w:color w:val="000000" w:themeColor="text1"/>
          <w:sz w:val="20"/>
          <w:szCs w:val="20"/>
        </w:rPr>
        <w:t>”</w:t>
      </w:r>
      <w:proofErr w:type="gramEnd"/>
    </w:p>
    <w:p w14:paraId="5CD96119" w14:textId="1A6EE356" w:rsidR="009E4EFD" w:rsidRPr="000707C9" w:rsidRDefault="009E4EFD" w:rsidP="007C7A1C">
      <w:pPr>
        <w:pStyle w:val="Textoindependiente"/>
        <w:spacing w:line="276" w:lineRule="auto"/>
        <w:ind w:right="48"/>
        <w:jc w:val="both"/>
        <w:rPr>
          <w:rFonts w:ascii="Helvetica" w:hAnsi="Helvetica"/>
          <w:color w:val="000000" w:themeColor="text1"/>
          <w:sz w:val="20"/>
          <w:szCs w:val="20"/>
        </w:rPr>
      </w:pPr>
    </w:p>
    <w:p w14:paraId="6BCD9B45" w14:textId="171D3685" w:rsidR="009E4EFD" w:rsidRPr="000707C9" w:rsidRDefault="00C1007A"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b/>
          <w:sz w:val="20"/>
          <w:lang w:val="es-ES"/>
        </w:rPr>
        <w:t>DÉCIMA SEGUNDA</w:t>
      </w:r>
      <w:r w:rsidR="009E4EFD" w:rsidRPr="000707C9">
        <w:rPr>
          <w:rFonts w:ascii="Helvetica" w:hAnsi="Helvetica" w:cs="Arial"/>
          <w:b/>
          <w:sz w:val="20"/>
          <w:lang w:val="es-ES"/>
        </w:rPr>
        <w:t>.-</w:t>
      </w:r>
      <w:r w:rsidR="009E4EFD" w:rsidRPr="000707C9">
        <w:rPr>
          <w:rFonts w:ascii="Helvetica" w:hAnsi="Helvetica" w:cs="Arial"/>
          <w:sz w:val="20"/>
          <w:lang w:val="es-ES"/>
        </w:rPr>
        <w:t xml:space="preserve"> </w:t>
      </w:r>
      <w:r w:rsidR="009E4EFD" w:rsidRPr="000707C9">
        <w:rPr>
          <w:rFonts w:ascii="Helvetica" w:hAnsi="Helvetica" w:cs="Arial"/>
          <w:b/>
          <w:sz w:val="20"/>
          <w:u w:val="single"/>
          <w:lang w:val="es-ES"/>
        </w:rPr>
        <w:t>OBLIGACIÓN DE INFORMAR.</w:t>
      </w:r>
      <w:r w:rsidR="009E4EFD" w:rsidRPr="000707C9">
        <w:rPr>
          <w:rFonts w:ascii="Helvetica" w:hAnsi="Helvetica" w:cs="Arial"/>
          <w:sz w:val="20"/>
          <w:lang w:val="es-ES"/>
        </w:rPr>
        <w:t xml:space="preserve"> Durante la prestación de los Servicios, el </w:t>
      </w:r>
      <w:r w:rsidR="002F7C3C" w:rsidRPr="000707C9">
        <w:rPr>
          <w:rFonts w:ascii="Helvetica" w:hAnsi="Helvetica" w:cs="Arial"/>
          <w:b/>
          <w:color w:val="000000" w:themeColor="text1"/>
          <w:sz w:val="20"/>
          <w:lang w:val="es-ES"/>
        </w:rPr>
        <w:t xml:space="preserve">“EC/TAX” </w:t>
      </w:r>
      <w:r w:rsidR="0010279A" w:rsidRPr="000707C9">
        <w:rPr>
          <w:rFonts w:ascii="Helvetica" w:hAnsi="Helvetica" w:cs="Arial"/>
          <w:b/>
          <w:color w:val="000000" w:themeColor="text1"/>
          <w:sz w:val="20"/>
          <w:lang w:val="es-ES"/>
        </w:rPr>
        <w:t xml:space="preserve"> </w:t>
      </w:r>
      <w:r w:rsidR="009E4EFD" w:rsidRPr="000707C9">
        <w:rPr>
          <w:rFonts w:ascii="Helvetica" w:hAnsi="Helvetica" w:cs="Arial"/>
          <w:sz w:val="20"/>
          <w:lang w:val="es-ES"/>
        </w:rPr>
        <w:t xml:space="preserve">se obliga a mantener una comunicación amplia y continua con </w:t>
      </w:r>
      <w:r w:rsidR="0010279A" w:rsidRPr="000707C9">
        <w:rPr>
          <w:rFonts w:ascii="Helvetica" w:hAnsi="Helvetica" w:cs="Arial"/>
          <w:b/>
          <w:color w:val="000000" w:themeColor="text1"/>
          <w:sz w:val="20"/>
          <w:lang w:val="es-ES"/>
        </w:rPr>
        <w:t>“EL CONTRIBUYENTE”</w:t>
      </w:r>
      <w:r w:rsidR="009E4EFD" w:rsidRPr="000707C9">
        <w:rPr>
          <w:rFonts w:ascii="Helvetica" w:hAnsi="Helvetica" w:cs="Arial"/>
          <w:sz w:val="20"/>
          <w:lang w:val="es-ES"/>
        </w:rPr>
        <w:t xml:space="preserve">, a través de la persona que se designe para tales efectos, con el propósito de informar de manera periódica y oportuna el avance y desarrollo en la prestación de los Servicios, objeto de la presente, y en consecuencia, proporcionar la asesoría legal adecuada para el objetivo planteado por </w:t>
      </w:r>
      <w:r w:rsidR="0010279A" w:rsidRPr="000707C9">
        <w:rPr>
          <w:rFonts w:ascii="Helvetica" w:hAnsi="Helvetica" w:cs="Arial"/>
          <w:b/>
          <w:color w:val="000000" w:themeColor="text1"/>
          <w:sz w:val="20"/>
          <w:lang w:val="es-ES"/>
        </w:rPr>
        <w:t>“EL CONTRIBUYENTE”</w:t>
      </w:r>
      <w:r w:rsidR="009E4EFD" w:rsidRPr="000707C9">
        <w:rPr>
          <w:rFonts w:ascii="Helvetica" w:hAnsi="Helvetica" w:cs="Arial"/>
          <w:sz w:val="20"/>
          <w:lang w:val="es-ES"/>
        </w:rPr>
        <w:t>.</w:t>
      </w:r>
    </w:p>
    <w:p w14:paraId="49CA951C" w14:textId="77777777" w:rsidR="009E4EFD" w:rsidRPr="000707C9" w:rsidRDefault="009E4EFD" w:rsidP="007C7A1C">
      <w:pPr>
        <w:pStyle w:val="Textodecuerpo21"/>
        <w:widowControl/>
        <w:spacing w:line="276" w:lineRule="auto"/>
        <w:ind w:left="0" w:firstLine="0"/>
        <w:rPr>
          <w:rFonts w:ascii="Helvetica" w:hAnsi="Helvetica" w:cs="Arial"/>
          <w:sz w:val="20"/>
          <w:lang w:val="es-ES"/>
        </w:rPr>
      </w:pPr>
    </w:p>
    <w:p w14:paraId="7BC73480" w14:textId="69175EC4" w:rsidR="009E4EFD" w:rsidRPr="000707C9" w:rsidRDefault="00B7336B"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b/>
          <w:sz w:val="20"/>
          <w:lang w:val="es-ES"/>
        </w:rPr>
        <w:t>DÉCIMA TERCERA</w:t>
      </w:r>
      <w:r w:rsidR="009E4EFD" w:rsidRPr="000707C9">
        <w:rPr>
          <w:rFonts w:ascii="Helvetica" w:hAnsi="Helvetica" w:cs="Arial"/>
          <w:b/>
          <w:sz w:val="20"/>
          <w:lang w:val="es-ES"/>
        </w:rPr>
        <w:t>.-</w:t>
      </w:r>
      <w:r w:rsidR="009E4EFD" w:rsidRPr="000707C9">
        <w:rPr>
          <w:rFonts w:ascii="Helvetica" w:hAnsi="Helvetica" w:cs="Arial"/>
          <w:sz w:val="20"/>
          <w:lang w:val="es-ES"/>
        </w:rPr>
        <w:t xml:space="preserve"> </w:t>
      </w:r>
      <w:r w:rsidR="009E4EFD" w:rsidRPr="000707C9">
        <w:rPr>
          <w:rFonts w:ascii="Helvetica" w:hAnsi="Helvetica" w:cs="Arial"/>
          <w:b/>
          <w:sz w:val="20"/>
          <w:u w:val="single"/>
          <w:lang w:val="es-ES"/>
        </w:rPr>
        <w:t>DEVOLUCIÓN DE DOCUMENTOS.</w:t>
      </w:r>
      <w:r w:rsidR="009E4EFD" w:rsidRPr="000707C9">
        <w:rPr>
          <w:rFonts w:ascii="Helvetica" w:hAnsi="Helvetica" w:cs="Arial"/>
          <w:sz w:val="20"/>
          <w:lang w:val="es-ES"/>
        </w:rPr>
        <w:t xml:space="preserve"> Una vez concluida la prestación de los Servicios, </w:t>
      </w:r>
      <w:r w:rsidR="002F7C3C" w:rsidRPr="000707C9">
        <w:rPr>
          <w:rFonts w:ascii="Helvetica" w:hAnsi="Helvetica" w:cs="Arial"/>
          <w:b/>
          <w:color w:val="000000" w:themeColor="text1"/>
          <w:sz w:val="20"/>
          <w:lang w:val="es-ES"/>
        </w:rPr>
        <w:t xml:space="preserve">“EC/TAX” </w:t>
      </w:r>
      <w:r w:rsidR="00A15C1F" w:rsidRPr="000707C9">
        <w:rPr>
          <w:rFonts w:ascii="Helvetica" w:hAnsi="Helvetica" w:cs="Arial"/>
          <w:b/>
          <w:color w:val="000000" w:themeColor="text1"/>
          <w:sz w:val="20"/>
          <w:lang w:val="es-ES"/>
        </w:rPr>
        <w:t xml:space="preserve"> </w:t>
      </w:r>
      <w:r w:rsidR="009E4EFD" w:rsidRPr="000707C9">
        <w:rPr>
          <w:rFonts w:ascii="Helvetica" w:hAnsi="Helvetica" w:cs="Arial"/>
          <w:sz w:val="20"/>
          <w:lang w:val="es-ES"/>
        </w:rPr>
        <w:t xml:space="preserve">se obliga a  devolver a </w:t>
      </w:r>
      <w:r w:rsidR="00D45D3C" w:rsidRPr="000707C9">
        <w:rPr>
          <w:rFonts w:ascii="Helvetica" w:hAnsi="Helvetica" w:cs="Arial"/>
          <w:b/>
          <w:color w:val="000000" w:themeColor="text1"/>
          <w:sz w:val="20"/>
          <w:lang w:val="es-ES"/>
        </w:rPr>
        <w:t>“EL CONTRIBUYENTE”</w:t>
      </w:r>
      <w:r w:rsidR="00D45D3C" w:rsidRPr="000707C9">
        <w:rPr>
          <w:rFonts w:ascii="Helvetica" w:hAnsi="Helvetica" w:cs="Arial"/>
          <w:sz w:val="20"/>
          <w:lang w:val="es-ES"/>
        </w:rPr>
        <w:t xml:space="preserve"> </w:t>
      </w:r>
      <w:r w:rsidR="009E4EFD" w:rsidRPr="000707C9">
        <w:rPr>
          <w:rFonts w:ascii="Helvetica" w:hAnsi="Helvetica" w:cs="Arial"/>
          <w:sz w:val="20"/>
          <w:lang w:val="es-ES"/>
        </w:rPr>
        <w:t xml:space="preserve">y/o destruir, según las instrucciones que reciba de éste último, todos y cada uno de los documentos proporcionados por </w:t>
      </w:r>
      <w:r w:rsidR="00D45D3C" w:rsidRPr="000707C9">
        <w:rPr>
          <w:rFonts w:ascii="Helvetica" w:hAnsi="Helvetica" w:cs="Arial"/>
          <w:b/>
          <w:color w:val="000000" w:themeColor="text1"/>
          <w:sz w:val="20"/>
          <w:lang w:val="es-ES"/>
        </w:rPr>
        <w:t>“EL CONTRIBUYENTE”</w:t>
      </w:r>
      <w:r w:rsidR="009E4EFD" w:rsidRPr="000707C9">
        <w:rPr>
          <w:rFonts w:ascii="Helvetica" w:hAnsi="Helvetica" w:cs="Arial"/>
          <w:sz w:val="20"/>
          <w:lang w:val="es-ES"/>
        </w:rPr>
        <w:t xml:space="preserve">, en el entendido de que </w:t>
      </w:r>
      <w:r w:rsidR="002F7C3C" w:rsidRPr="000707C9">
        <w:rPr>
          <w:rFonts w:ascii="Helvetica" w:hAnsi="Helvetica" w:cs="Arial"/>
          <w:b/>
          <w:color w:val="000000" w:themeColor="text1"/>
          <w:sz w:val="20"/>
          <w:lang w:val="es-ES"/>
        </w:rPr>
        <w:t xml:space="preserve">“EC/TAX” </w:t>
      </w:r>
      <w:r w:rsidR="00D45D3C" w:rsidRPr="000707C9">
        <w:rPr>
          <w:rFonts w:ascii="Helvetica" w:hAnsi="Helvetica" w:cs="Arial"/>
          <w:b/>
          <w:color w:val="000000" w:themeColor="text1"/>
          <w:sz w:val="20"/>
          <w:lang w:val="es-ES"/>
        </w:rPr>
        <w:t xml:space="preserve"> </w:t>
      </w:r>
      <w:r w:rsidR="009E4EFD" w:rsidRPr="000707C9">
        <w:rPr>
          <w:rFonts w:ascii="Helvetica" w:hAnsi="Helvetica" w:cs="Arial"/>
          <w:sz w:val="20"/>
          <w:lang w:val="es-ES"/>
        </w:rPr>
        <w:t>mantendrá la confidencialidad de los mismos durante un periodo de, al menos, cinco años contados a partir de la fecha en que le haya sido entregada la información y bajo los requisitos que la aplicación de la Ley Federal de Protección de Datos en Posesión de Particulares la obliguen o faculten.</w:t>
      </w:r>
    </w:p>
    <w:p w14:paraId="243610D5" w14:textId="77777777" w:rsidR="009E4EFD" w:rsidRPr="000707C9" w:rsidRDefault="009E4EFD" w:rsidP="007C7A1C">
      <w:pPr>
        <w:pStyle w:val="Textodecuerpo21"/>
        <w:widowControl/>
        <w:spacing w:line="276" w:lineRule="auto"/>
        <w:ind w:left="0" w:firstLine="0"/>
        <w:rPr>
          <w:rFonts w:ascii="Helvetica" w:hAnsi="Helvetica" w:cs="Arial"/>
          <w:b/>
          <w:bCs/>
          <w:sz w:val="20"/>
          <w:lang w:val="es-ES"/>
        </w:rPr>
      </w:pPr>
    </w:p>
    <w:p w14:paraId="49307872" w14:textId="6E534F4B" w:rsidR="009E4EFD" w:rsidRPr="000707C9" w:rsidRDefault="009E4EFD" w:rsidP="007C7A1C">
      <w:pPr>
        <w:pStyle w:val="Textodecuerpo21"/>
        <w:widowControl/>
        <w:spacing w:line="276" w:lineRule="auto"/>
        <w:ind w:left="0" w:firstLine="0"/>
        <w:rPr>
          <w:rFonts w:ascii="Helvetica" w:eastAsia="Arial Unicode MS" w:hAnsi="Helvetica" w:cs="Arial"/>
          <w:sz w:val="20"/>
          <w:lang w:val="es-ES"/>
        </w:rPr>
      </w:pPr>
      <w:r w:rsidRPr="000707C9">
        <w:rPr>
          <w:rFonts w:ascii="Helvetica" w:hAnsi="Helvetica" w:cs="Arial"/>
          <w:b/>
          <w:sz w:val="20"/>
          <w:lang w:val="es-ES"/>
        </w:rPr>
        <w:t>DÉCIMA</w:t>
      </w:r>
      <w:r w:rsidR="00B7336B" w:rsidRPr="000707C9">
        <w:rPr>
          <w:rFonts w:ascii="Helvetica" w:hAnsi="Helvetica" w:cs="Arial"/>
          <w:b/>
          <w:sz w:val="20"/>
          <w:lang w:val="es-ES"/>
        </w:rPr>
        <w:t xml:space="preserve"> CUARTA</w:t>
      </w:r>
      <w:r w:rsidRPr="000707C9">
        <w:rPr>
          <w:rFonts w:ascii="Helvetica" w:hAnsi="Helvetica" w:cs="Arial"/>
          <w:b/>
          <w:sz w:val="20"/>
          <w:lang w:val="es-ES"/>
        </w:rPr>
        <w:t xml:space="preserve">.- </w:t>
      </w:r>
      <w:r w:rsidRPr="000707C9">
        <w:rPr>
          <w:rFonts w:ascii="Helvetica" w:hAnsi="Helvetica" w:cs="Arial"/>
          <w:b/>
          <w:bCs/>
          <w:sz w:val="20"/>
          <w:u w:val="single"/>
          <w:lang w:val="es-ES"/>
        </w:rPr>
        <w:t>NO RELACIÓN LABORAL</w:t>
      </w:r>
      <w:r w:rsidRPr="000707C9">
        <w:rPr>
          <w:rFonts w:ascii="Helvetica" w:hAnsi="Helvetica" w:cs="Arial"/>
          <w:b/>
          <w:bCs/>
          <w:sz w:val="20"/>
          <w:lang w:val="es-ES"/>
        </w:rPr>
        <w:t>.</w:t>
      </w:r>
      <w:r w:rsidRPr="000707C9">
        <w:rPr>
          <w:rFonts w:ascii="Helvetica" w:hAnsi="Helvetica" w:cs="Arial"/>
          <w:sz w:val="20"/>
          <w:lang w:val="es-ES"/>
        </w:rPr>
        <w:t xml:space="preserve"> Nada de lo aquí previsto deberá interpretarse de tal forma que se constituya una relación </w:t>
      </w:r>
      <w:r w:rsidR="000E6A1C" w:rsidRPr="000707C9">
        <w:rPr>
          <w:rFonts w:ascii="Helvetica" w:hAnsi="Helvetica" w:cs="Arial"/>
          <w:sz w:val="20"/>
          <w:lang w:val="es-ES"/>
        </w:rPr>
        <w:t xml:space="preserve">laboral </w:t>
      </w:r>
      <w:r w:rsidRPr="000707C9">
        <w:rPr>
          <w:rFonts w:ascii="Helvetica" w:hAnsi="Helvetica" w:cs="Arial"/>
          <w:sz w:val="20"/>
          <w:lang w:val="es-ES"/>
        </w:rPr>
        <w:t>entre las Partes</w:t>
      </w:r>
      <w:r w:rsidR="000E6A1C" w:rsidRPr="000707C9">
        <w:rPr>
          <w:rFonts w:ascii="Helvetica" w:hAnsi="Helvetica" w:cs="Arial"/>
          <w:sz w:val="20"/>
          <w:lang w:val="es-ES"/>
        </w:rPr>
        <w:t>, por lo que</w:t>
      </w:r>
      <w:r w:rsidRPr="000707C9">
        <w:rPr>
          <w:rFonts w:ascii="Helvetica" w:hAnsi="Helvetica" w:cs="Arial"/>
          <w:sz w:val="20"/>
          <w:lang w:val="es-ES"/>
        </w:rPr>
        <w:t xml:space="preserve"> ninguna de las Partes tendrá facultades para obligar a la otra. Nada de lo aquí previsto implicará o se entenderá como que constituye a alguna de las Partes en representante legal o agente de la otra, tampoco ninguna de las Partes tendrá el derecho o autoridad de asumir, crear o incurrir en ninguna responsabilidad u obligación de cualquier tipo, tácita o expresa, en nombre o en representación de la otra Parte. El empleo de la fuerza laboral por parte</w:t>
      </w:r>
      <w:r w:rsidR="000E6A1C" w:rsidRPr="000707C9">
        <w:rPr>
          <w:rFonts w:ascii="Helvetica" w:hAnsi="Helvetica" w:cs="Arial"/>
          <w:sz w:val="20"/>
          <w:lang w:val="es-ES"/>
        </w:rPr>
        <w:t xml:space="preserve"> de</w:t>
      </w:r>
      <w:r w:rsidRPr="000707C9">
        <w:rPr>
          <w:rFonts w:ascii="Helvetica" w:hAnsi="Helvetica" w:cs="Arial"/>
          <w:sz w:val="20"/>
          <w:lang w:val="es-ES"/>
        </w:rPr>
        <w:t xml:space="preserve"> </w:t>
      </w:r>
      <w:r w:rsidR="002F7C3C" w:rsidRPr="000707C9">
        <w:rPr>
          <w:rFonts w:ascii="Helvetica" w:hAnsi="Helvetica" w:cs="Arial"/>
          <w:b/>
          <w:color w:val="000000" w:themeColor="text1"/>
          <w:sz w:val="20"/>
          <w:lang w:val="es-ES"/>
        </w:rPr>
        <w:t>“EC/TAX”</w:t>
      </w:r>
      <w:del w:id="8" w:author="Renata Ayala Bahena" w:date="2025-04-21T11:00:00Z" w16du:dateUtc="2025-04-21T17:00:00Z">
        <w:r w:rsidR="002F7C3C" w:rsidRPr="000707C9" w:rsidDel="008B113B">
          <w:rPr>
            <w:rFonts w:ascii="Helvetica" w:hAnsi="Helvetica" w:cs="Arial"/>
            <w:b/>
            <w:color w:val="000000" w:themeColor="text1"/>
            <w:sz w:val="20"/>
            <w:lang w:val="es-ES"/>
          </w:rPr>
          <w:delText xml:space="preserve"> </w:delText>
        </w:r>
      </w:del>
      <w:r w:rsidRPr="000707C9">
        <w:rPr>
          <w:rFonts w:ascii="Helvetica" w:hAnsi="Helvetica" w:cs="Arial"/>
          <w:sz w:val="20"/>
          <w:lang w:val="es-ES"/>
        </w:rPr>
        <w:t xml:space="preserve">, incluyendo lo relativo a salarios, sueldos, prestaciones a ser cubiertas o pagadas a sus empleados, </w:t>
      </w:r>
      <w:proofErr w:type="gramStart"/>
      <w:r w:rsidRPr="000707C9">
        <w:rPr>
          <w:rFonts w:ascii="Helvetica" w:hAnsi="Helvetica" w:cs="Arial"/>
          <w:sz w:val="20"/>
          <w:lang w:val="es-ES"/>
        </w:rPr>
        <w:t>en relación a</w:t>
      </w:r>
      <w:proofErr w:type="gramEnd"/>
      <w:r w:rsidRPr="000707C9">
        <w:rPr>
          <w:rFonts w:ascii="Helvetica" w:hAnsi="Helvetica" w:cs="Arial"/>
          <w:sz w:val="20"/>
          <w:lang w:val="es-ES"/>
        </w:rPr>
        <w:t xml:space="preserve"> todos los servicios prestados bajo este Contrato, será responsabilidad absoluta </w:t>
      </w:r>
      <w:r w:rsidR="000E6A1C" w:rsidRPr="000707C9">
        <w:rPr>
          <w:rFonts w:ascii="Helvetica" w:hAnsi="Helvetica" w:cs="Arial"/>
          <w:sz w:val="20"/>
          <w:lang w:val="es-ES"/>
        </w:rPr>
        <w:t xml:space="preserve">de </w:t>
      </w:r>
      <w:r w:rsidR="002F7C3C" w:rsidRPr="000707C9">
        <w:rPr>
          <w:rFonts w:ascii="Helvetica" w:hAnsi="Helvetica" w:cs="Arial"/>
          <w:b/>
          <w:color w:val="000000" w:themeColor="text1"/>
          <w:sz w:val="20"/>
          <w:lang w:val="es-ES"/>
        </w:rPr>
        <w:t>“EC/TAX”</w:t>
      </w:r>
      <w:del w:id="9" w:author="Renata Ayala Bahena" w:date="2025-04-21T11:00:00Z" w16du:dateUtc="2025-04-21T17:00:00Z">
        <w:r w:rsidR="002F7C3C" w:rsidRPr="000707C9" w:rsidDel="008B113B">
          <w:rPr>
            <w:rFonts w:ascii="Helvetica" w:hAnsi="Helvetica" w:cs="Arial"/>
            <w:b/>
            <w:color w:val="000000" w:themeColor="text1"/>
            <w:sz w:val="20"/>
            <w:lang w:val="es-ES"/>
          </w:rPr>
          <w:delText xml:space="preserve"> </w:delText>
        </w:r>
      </w:del>
      <w:r w:rsidRPr="000707C9">
        <w:rPr>
          <w:rFonts w:ascii="Helvetica" w:hAnsi="Helvetica" w:cs="Arial"/>
          <w:sz w:val="20"/>
          <w:lang w:val="es-ES"/>
        </w:rPr>
        <w:t>.</w:t>
      </w:r>
    </w:p>
    <w:p w14:paraId="638988AD" w14:textId="77777777" w:rsidR="009E4EFD" w:rsidRPr="000707C9" w:rsidRDefault="009E4EFD" w:rsidP="007C7A1C">
      <w:pPr>
        <w:spacing w:line="276" w:lineRule="auto"/>
        <w:jc w:val="both"/>
        <w:rPr>
          <w:rFonts w:ascii="Helvetica" w:hAnsi="Helvetica"/>
          <w:sz w:val="20"/>
          <w:szCs w:val="20"/>
        </w:rPr>
      </w:pPr>
    </w:p>
    <w:p w14:paraId="2E4D37D4" w14:textId="1A802284" w:rsidR="009E4EFD" w:rsidRPr="000707C9" w:rsidRDefault="009E4EFD" w:rsidP="007C7A1C">
      <w:pPr>
        <w:spacing w:line="276" w:lineRule="auto"/>
        <w:jc w:val="both"/>
        <w:rPr>
          <w:rFonts w:ascii="Helvetica" w:hAnsi="Helvetica"/>
          <w:sz w:val="20"/>
          <w:szCs w:val="20"/>
        </w:rPr>
      </w:pPr>
      <w:r w:rsidRPr="000707C9">
        <w:rPr>
          <w:rFonts w:ascii="Helvetica" w:hAnsi="Helvetica"/>
          <w:sz w:val="20"/>
          <w:szCs w:val="20"/>
        </w:rPr>
        <w:t xml:space="preserve">Los empleados, </w:t>
      </w:r>
      <w:r w:rsidRPr="000707C9">
        <w:rPr>
          <w:rFonts w:ascii="Helvetica" w:hAnsi="Helvetica"/>
          <w:bCs/>
          <w:sz w:val="20"/>
          <w:szCs w:val="20"/>
        </w:rPr>
        <w:t>agentes y en general cualquier elemento de la fuerza de trabajo</w:t>
      </w:r>
      <w:r w:rsidRPr="000707C9">
        <w:rPr>
          <w:rFonts w:ascii="Helvetica" w:hAnsi="Helvetica"/>
          <w:sz w:val="20"/>
          <w:szCs w:val="20"/>
        </w:rPr>
        <w:t xml:space="preserve"> </w:t>
      </w:r>
      <w:r w:rsidR="007B5772" w:rsidRPr="000707C9">
        <w:rPr>
          <w:rFonts w:ascii="Helvetica" w:hAnsi="Helvetica"/>
          <w:sz w:val="20"/>
          <w:szCs w:val="20"/>
        </w:rPr>
        <w:t xml:space="preserve">de </w:t>
      </w:r>
      <w:r w:rsidR="002F7C3C" w:rsidRPr="000707C9">
        <w:rPr>
          <w:rFonts w:ascii="Helvetica" w:hAnsi="Helvetica"/>
          <w:b/>
          <w:color w:val="000000" w:themeColor="text1"/>
          <w:sz w:val="20"/>
          <w:szCs w:val="20"/>
        </w:rPr>
        <w:t>“EC/TAX”</w:t>
      </w:r>
      <w:del w:id="10" w:author="Renata Ayala Bahena" w:date="2025-04-21T11:01:00Z" w16du:dateUtc="2025-04-21T17:01:00Z">
        <w:r w:rsidR="002F7C3C" w:rsidRPr="000707C9" w:rsidDel="008B113B">
          <w:rPr>
            <w:rFonts w:ascii="Helvetica" w:hAnsi="Helvetica"/>
            <w:b/>
            <w:color w:val="000000" w:themeColor="text1"/>
            <w:sz w:val="20"/>
            <w:szCs w:val="20"/>
          </w:rPr>
          <w:delText xml:space="preserve"> </w:delText>
        </w:r>
      </w:del>
      <w:r w:rsidRPr="000707C9">
        <w:rPr>
          <w:rFonts w:ascii="Helvetica" w:hAnsi="Helvetica"/>
          <w:sz w:val="20"/>
          <w:szCs w:val="20"/>
        </w:rPr>
        <w:t xml:space="preserve">, continuarán con tal carácter y no tendrán el estatus de empleados de </w:t>
      </w:r>
      <w:r w:rsidR="007B5772" w:rsidRPr="000707C9">
        <w:rPr>
          <w:rFonts w:ascii="Helvetica" w:hAnsi="Helvetica"/>
          <w:b/>
          <w:color w:val="000000" w:themeColor="text1"/>
          <w:sz w:val="20"/>
          <w:szCs w:val="20"/>
        </w:rPr>
        <w:t xml:space="preserve">“EL CONTRIBUYENTE” </w:t>
      </w:r>
      <w:r w:rsidRPr="000707C9">
        <w:rPr>
          <w:rFonts w:ascii="Helvetica" w:hAnsi="Helvetica"/>
          <w:sz w:val="20"/>
          <w:szCs w:val="20"/>
        </w:rPr>
        <w:t xml:space="preserve">o cualquier derecho a las prestaciones que </w:t>
      </w:r>
      <w:r w:rsidR="007B5772" w:rsidRPr="000707C9">
        <w:rPr>
          <w:rFonts w:ascii="Helvetica" w:hAnsi="Helvetica"/>
          <w:b/>
          <w:color w:val="000000" w:themeColor="text1"/>
          <w:sz w:val="20"/>
          <w:szCs w:val="20"/>
        </w:rPr>
        <w:t xml:space="preserve">“EL CONTRIBUYENTE” </w:t>
      </w:r>
      <w:r w:rsidRPr="000707C9">
        <w:rPr>
          <w:rFonts w:ascii="Helvetica" w:hAnsi="Helvetica"/>
          <w:sz w:val="20"/>
          <w:szCs w:val="20"/>
        </w:rPr>
        <w:t xml:space="preserve">brinde a sus empleados. Las Partes en este acto reconocen que no existirá relación laboral de ninguna clase entre ellas o </w:t>
      </w:r>
      <w:proofErr w:type="gramStart"/>
      <w:r w:rsidRPr="000707C9">
        <w:rPr>
          <w:rFonts w:ascii="Helvetica" w:hAnsi="Helvetica"/>
          <w:sz w:val="20"/>
          <w:szCs w:val="20"/>
        </w:rPr>
        <w:t>en relación a</w:t>
      </w:r>
      <w:proofErr w:type="gramEnd"/>
      <w:r w:rsidRPr="000707C9">
        <w:rPr>
          <w:rFonts w:ascii="Helvetica" w:hAnsi="Helvetica"/>
          <w:sz w:val="20"/>
          <w:szCs w:val="20"/>
        </w:rPr>
        <w:t xml:space="preserve"> los empleados de cada una de las Partes, sus agentes o el personal contratado para lograr los objetivos de este Contrato, por lo tanto, nunca existirá ninguna relación contractual o laboral entre cualquiera de las Partes y los empleados de la otra. </w:t>
      </w:r>
    </w:p>
    <w:p w14:paraId="636397D4" w14:textId="77777777" w:rsidR="009E4EFD" w:rsidRPr="000707C9" w:rsidRDefault="009E4EFD" w:rsidP="007C7A1C">
      <w:pPr>
        <w:spacing w:line="276" w:lineRule="auto"/>
        <w:jc w:val="both"/>
        <w:rPr>
          <w:rFonts w:ascii="Helvetica" w:hAnsi="Helvetica"/>
          <w:sz w:val="20"/>
          <w:szCs w:val="20"/>
        </w:rPr>
      </w:pPr>
    </w:p>
    <w:p w14:paraId="7EC49BB8" w14:textId="6236C6F9" w:rsidR="009E4EFD" w:rsidRPr="000707C9" w:rsidRDefault="009E4EFD" w:rsidP="007C7A1C">
      <w:pPr>
        <w:spacing w:line="276" w:lineRule="auto"/>
        <w:jc w:val="both"/>
        <w:rPr>
          <w:rFonts w:ascii="Helvetica" w:hAnsi="Helvetica"/>
          <w:sz w:val="20"/>
          <w:szCs w:val="20"/>
        </w:rPr>
      </w:pPr>
      <w:r w:rsidRPr="000707C9">
        <w:rPr>
          <w:rFonts w:ascii="Helvetica" w:hAnsi="Helvetica"/>
          <w:sz w:val="20"/>
          <w:szCs w:val="20"/>
        </w:rPr>
        <w:t>Como consecuencia de lo anterior y toda vez que las Partes cuentan con elementos propios para ser consideradas como patrones en términos del artículo 1</w:t>
      </w:r>
      <w:ins w:id="11" w:author="Renata Ayala Bahena" w:date="2025-04-21T11:01:00Z" w16du:dateUtc="2025-04-21T17:01:00Z">
        <w:r w:rsidR="008B113B">
          <w:rPr>
            <w:rFonts w:ascii="Helvetica" w:hAnsi="Helvetica"/>
            <w:sz w:val="20"/>
            <w:szCs w:val="20"/>
          </w:rPr>
          <w:t>0</w:t>
        </w:r>
      </w:ins>
      <w:del w:id="12" w:author="Renata Ayala Bahena" w:date="2025-04-21T11:01:00Z" w16du:dateUtc="2025-04-21T17:01:00Z">
        <w:r w:rsidRPr="000707C9" w:rsidDel="008B113B">
          <w:rPr>
            <w:rFonts w:ascii="Helvetica" w:hAnsi="Helvetica"/>
            <w:sz w:val="20"/>
            <w:szCs w:val="20"/>
          </w:rPr>
          <w:delText>3</w:delText>
        </w:r>
      </w:del>
      <w:r w:rsidRPr="000707C9">
        <w:rPr>
          <w:rFonts w:ascii="Helvetica" w:hAnsi="Helvetica"/>
          <w:sz w:val="20"/>
          <w:szCs w:val="20"/>
        </w:rPr>
        <w:t xml:space="preserve"> de la Ley Federal del Trabajo, cada una de las Partes se obliga a asumir sus obligaciones de cualquier naturaleza frente a sus propios </w:t>
      </w:r>
      <w:r w:rsidRPr="000707C9">
        <w:rPr>
          <w:rFonts w:ascii="Helvetica" w:hAnsi="Helvetica"/>
          <w:sz w:val="20"/>
          <w:szCs w:val="20"/>
        </w:rPr>
        <w:lastRenderedPageBreak/>
        <w:t>empleados.</w:t>
      </w:r>
    </w:p>
    <w:p w14:paraId="5796DDC6" w14:textId="77777777" w:rsidR="009E4EFD" w:rsidRPr="000707C9" w:rsidRDefault="009E4EFD" w:rsidP="007C7A1C">
      <w:pPr>
        <w:spacing w:line="276" w:lineRule="auto"/>
        <w:jc w:val="both"/>
        <w:rPr>
          <w:rFonts w:ascii="Helvetica" w:hAnsi="Helvetica"/>
          <w:sz w:val="20"/>
          <w:szCs w:val="20"/>
        </w:rPr>
      </w:pPr>
    </w:p>
    <w:p w14:paraId="51C6DF8D" w14:textId="1FE40BE0" w:rsidR="009E4EFD" w:rsidRPr="000707C9" w:rsidRDefault="009E4EFD" w:rsidP="007C7A1C">
      <w:pPr>
        <w:spacing w:line="276" w:lineRule="auto"/>
        <w:jc w:val="both"/>
        <w:rPr>
          <w:rFonts w:ascii="Helvetica" w:hAnsi="Helvetica"/>
          <w:sz w:val="20"/>
          <w:szCs w:val="20"/>
        </w:rPr>
      </w:pPr>
      <w:r w:rsidRPr="000707C9">
        <w:rPr>
          <w:rFonts w:ascii="Helvetica" w:hAnsi="Helvetica"/>
          <w:sz w:val="20"/>
          <w:szCs w:val="20"/>
        </w:rPr>
        <w:t>Asimismo, las Partes se obligan a sacar en paz y a salvo a la otra de cualquier demanda o reclamación individual o colectiva que un sindicato pudiera iniciar como consecuencia de la existencia de los trabajadores respectivamente.</w:t>
      </w:r>
    </w:p>
    <w:p w14:paraId="0AA85AEF" w14:textId="77B52C08" w:rsidR="00BD0558" w:rsidRPr="000707C9" w:rsidRDefault="00BD0558" w:rsidP="007C7A1C">
      <w:pPr>
        <w:spacing w:line="276" w:lineRule="auto"/>
        <w:jc w:val="both"/>
        <w:rPr>
          <w:rFonts w:ascii="Helvetica" w:hAnsi="Helvetica"/>
          <w:sz w:val="20"/>
          <w:szCs w:val="20"/>
        </w:rPr>
      </w:pPr>
    </w:p>
    <w:p w14:paraId="6D2BFE0E" w14:textId="0D4295C0" w:rsidR="009E4EFD" w:rsidRPr="000707C9" w:rsidRDefault="00BD0558"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b/>
          <w:sz w:val="20"/>
          <w:lang w:val="es-ES"/>
        </w:rPr>
        <w:t>DÉCIMA</w:t>
      </w:r>
      <w:r w:rsidR="00FA1C0C" w:rsidRPr="000707C9">
        <w:rPr>
          <w:rFonts w:ascii="Helvetica" w:hAnsi="Helvetica" w:cs="Arial"/>
          <w:b/>
          <w:sz w:val="20"/>
          <w:lang w:val="es-ES"/>
        </w:rPr>
        <w:t xml:space="preserve"> QUINTA</w:t>
      </w:r>
      <w:r w:rsidRPr="000707C9">
        <w:rPr>
          <w:rFonts w:ascii="Helvetica" w:hAnsi="Helvetica" w:cs="Arial"/>
          <w:b/>
          <w:sz w:val="20"/>
          <w:lang w:val="es-ES"/>
        </w:rPr>
        <w:t xml:space="preserve">.- </w:t>
      </w:r>
      <w:r w:rsidR="009E4EFD" w:rsidRPr="000707C9">
        <w:rPr>
          <w:rFonts w:ascii="Helvetica" w:hAnsi="Helvetica" w:cs="Arial"/>
          <w:b/>
          <w:sz w:val="20"/>
          <w:u w:val="single"/>
          <w:lang w:val="es-ES"/>
        </w:rPr>
        <w:t>CONFIDENCIALIDAD.</w:t>
      </w:r>
      <w:r w:rsidR="009E4EFD" w:rsidRPr="000707C9">
        <w:rPr>
          <w:rFonts w:ascii="Helvetica" w:hAnsi="Helvetica" w:cs="Arial"/>
          <w:b/>
          <w:sz w:val="20"/>
          <w:lang w:val="es-ES"/>
        </w:rPr>
        <w:t xml:space="preserve"> </w:t>
      </w:r>
      <w:r w:rsidR="002F7C3C" w:rsidRPr="000707C9">
        <w:rPr>
          <w:rFonts w:ascii="Helvetica" w:hAnsi="Helvetica" w:cs="Arial"/>
          <w:b/>
          <w:color w:val="000000" w:themeColor="text1"/>
          <w:sz w:val="20"/>
          <w:lang w:val="es-ES"/>
        </w:rPr>
        <w:t xml:space="preserve">“EC/TAX” </w:t>
      </w:r>
      <w:r w:rsidR="00DB1490" w:rsidRPr="000707C9">
        <w:rPr>
          <w:rFonts w:ascii="Helvetica" w:hAnsi="Helvetica" w:cs="Arial"/>
          <w:sz w:val="20"/>
          <w:lang w:val="es-ES"/>
        </w:rPr>
        <w:t xml:space="preserve"> </w:t>
      </w:r>
      <w:r w:rsidR="009E4EFD" w:rsidRPr="000707C9">
        <w:rPr>
          <w:rFonts w:ascii="Helvetica" w:hAnsi="Helvetica" w:cs="Arial"/>
          <w:sz w:val="20"/>
          <w:lang w:val="es-ES"/>
        </w:rPr>
        <w:t xml:space="preserve">reconoce, para todos los efectos legales a que haya lugar, que derivado de los Servicios que prestará al amparo del presente Contrato a favor de </w:t>
      </w:r>
      <w:r w:rsidR="006B604F" w:rsidRPr="000707C9">
        <w:rPr>
          <w:rFonts w:ascii="Helvetica" w:hAnsi="Helvetica" w:cs="Arial"/>
          <w:b/>
          <w:color w:val="000000" w:themeColor="text1"/>
          <w:sz w:val="20"/>
          <w:lang w:val="es-ES"/>
        </w:rPr>
        <w:t>“EL CONTRIBUYENTE”</w:t>
      </w:r>
      <w:r w:rsidR="009E4EFD" w:rsidRPr="000707C9">
        <w:rPr>
          <w:rFonts w:ascii="Helvetica" w:hAnsi="Helvetica" w:cs="Arial"/>
          <w:sz w:val="20"/>
          <w:lang w:val="es-ES"/>
        </w:rPr>
        <w:t xml:space="preserve">, obtendrá datos, información, documentos técnicos, procedimientos, listas de clientes, costos, estrategias, secretos industriales propiedad de </w:t>
      </w:r>
      <w:r w:rsidR="006B604F" w:rsidRPr="000707C9">
        <w:rPr>
          <w:rFonts w:ascii="Helvetica" w:hAnsi="Helvetica" w:cs="Arial"/>
          <w:b/>
          <w:color w:val="000000" w:themeColor="text1"/>
          <w:sz w:val="20"/>
          <w:lang w:val="es-ES"/>
        </w:rPr>
        <w:t>“EL CONTRIBUYENTE”</w:t>
      </w:r>
      <w:r w:rsidR="009E4EFD" w:rsidRPr="000707C9">
        <w:rPr>
          <w:rFonts w:ascii="Helvetica" w:hAnsi="Helvetica" w:cs="Arial"/>
          <w:sz w:val="20"/>
          <w:lang w:val="es-ES"/>
        </w:rPr>
        <w:t xml:space="preserve"> y demás elementos considerados como Información Confidencial en los que los términos del presente Contrato y de la Ley </w:t>
      </w:r>
      <w:r w:rsidR="003C2312" w:rsidRPr="000707C9">
        <w:rPr>
          <w:rFonts w:ascii="Helvetica" w:hAnsi="Helvetica" w:cs="Arial"/>
          <w:sz w:val="20"/>
          <w:lang w:val="es-ES"/>
        </w:rPr>
        <w:t>Federal de Protección a</w:t>
      </w:r>
      <w:r w:rsidR="009E4EFD" w:rsidRPr="000707C9">
        <w:rPr>
          <w:rFonts w:ascii="Helvetica" w:hAnsi="Helvetica" w:cs="Arial"/>
          <w:sz w:val="20"/>
          <w:lang w:val="es-ES"/>
        </w:rPr>
        <w:t xml:space="preserve"> la Propiedad Industrial, por lo que ambas desean proteger y regular el manejo de dicha Información Confidencial, así como limitar el uso de la misma.</w:t>
      </w:r>
    </w:p>
    <w:p w14:paraId="4BBE5ADE" w14:textId="77777777" w:rsidR="009E4EFD" w:rsidRPr="000707C9" w:rsidRDefault="009E4EFD" w:rsidP="007C7A1C">
      <w:pPr>
        <w:spacing w:line="276" w:lineRule="auto"/>
        <w:jc w:val="both"/>
        <w:rPr>
          <w:rFonts w:ascii="Helvetica" w:hAnsi="Helvetica"/>
          <w:sz w:val="20"/>
          <w:szCs w:val="20"/>
        </w:rPr>
      </w:pPr>
    </w:p>
    <w:p w14:paraId="60B0D32F" w14:textId="5CCC1B98" w:rsidR="009E4EFD" w:rsidRPr="000707C9" w:rsidRDefault="009E4EFD" w:rsidP="007C7A1C">
      <w:pPr>
        <w:spacing w:line="276" w:lineRule="auto"/>
        <w:jc w:val="both"/>
        <w:rPr>
          <w:rFonts w:ascii="Helvetica" w:hAnsi="Helvetica"/>
          <w:sz w:val="20"/>
          <w:szCs w:val="20"/>
        </w:rPr>
      </w:pPr>
      <w:r w:rsidRPr="000707C9">
        <w:rPr>
          <w:rFonts w:ascii="Helvetica" w:hAnsi="Helvetica"/>
          <w:sz w:val="20"/>
          <w:szCs w:val="20"/>
        </w:rPr>
        <w:t xml:space="preserve">Se entenderá por </w:t>
      </w:r>
      <w:r w:rsidR="00A46869" w:rsidRPr="000707C9">
        <w:rPr>
          <w:rFonts w:ascii="Helvetica" w:hAnsi="Helvetica"/>
          <w:sz w:val="20"/>
          <w:szCs w:val="20"/>
        </w:rPr>
        <w:t>“</w:t>
      </w:r>
      <w:r w:rsidRPr="000707C9">
        <w:rPr>
          <w:rFonts w:ascii="Helvetica" w:hAnsi="Helvetica"/>
          <w:i/>
          <w:sz w:val="20"/>
          <w:szCs w:val="20"/>
        </w:rPr>
        <w:t>Información Confidencial</w:t>
      </w:r>
      <w:r w:rsidR="00A46869" w:rsidRPr="000707C9">
        <w:rPr>
          <w:rFonts w:ascii="Helvetica" w:hAnsi="Helvetica"/>
          <w:i/>
          <w:sz w:val="20"/>
          <w:szCs w:val="20"/>
        </w:rPr>
        <w:t>”</w:t>
      </w:r>
      <w:r w:rsidRPr="000707C9">
        <w:rPr>
          <w:rFonts w:ascii="Helvetica" w:hAnsi="Helvetica"/>
          <w:i/>
          <w:sz w:val="20"/>
          <w:szCs w:val="20"/>
        </w:rPr>
        <w:t xml:space="preserve"> </w:t>
      </w:r>
      <w:r w:rsidRPr="000707C9">
        <w:rPr>
          <w:rFonts w:ascii="Helvetica" w:hAnsi="Helvetica"/>
          <w:sz w:val="20"/>
          <w:szCs w:val="20"/>
        </w:rPr>
        <w:t xml:space="preserve"> la información oral, escrita, gráfica, y/o electromagnética que sea proporcionada por </w:t>
      </w:r>
      <w:r w:rsidR="00F6479D" w:rsidRPr="000707C9">
        <w:rPr>
          <w:rFonts w:ascii="Helvetica" w:hAnsi="Helvetica"/>
          <w:b/>
          <w:color w:val="000000" w:themeColor="text1"/>
          <w:sz w:val="20"/>
          <w:szCs w:val="20"/>
        </w:rPr>
        <w:t>“EL CONTRIBUYENTE”</w:t>
      </w:r>
      <w:r w:rsidR="00D013C7" w:rsidRPr="000707C9">
        <w:rPr>
          <w:rFonts w:ascii="Helvetica" w:hAnsi="Helvetica"/>
          <w:b/>
          <w:color w:val="000000" w:themeColor="text1"/>
          <w:sz w:val="20"/>
          <w:szCs w:val="20"/>
        </w:rPr>
        <w:t xml:space="preserve"> </w:t>
      </w:r>
      <w:r w:rsidRPr="000707C9">
        <w:rPr>
          <w:rFonts w:ascii="Helvetica" w:hAnsi="Helvetica"/>
          <w:sz w:val="20"/>
          <w:szCs w:val="20"/>
        </w:rPr>
        <w:t xml:space="preserve">o en cualquier forma obtenida por el </w:t>
      </w:r>
      <w:r w:rsidR="002F7C3C" w:rsidRPr="000707C9">
        <w:rPr>
          <w:rFonts w:ascii="Helvetica" w:hAnsi="Helvetica"/>
          <w:b/>
          <w:color w:val="000000" w:themeColor="text1"/>
          <w:sz w:val="20"/>
          <w:szCs w:val="20"/>
        </w:rPr>
        <w:t xml:space="preserve">“EC/TAX” </w:t>
      </w:r>
      <w:r w:rsidR="00F6479D" w:rsidRPr="000707C9">
        <w:rPr>
          <w:rFonts w:ascii="Helvetica" w:hAnsi="Helvetica"/>
          <w:sz w:val="20"/>
          <w:szCs w:val="20"/>
        </w:rPr>
        <w:t xml:space="preserve"> </w:t>
      </w:r>
      <w:r w:rsidRPr="000707C9">
        <w:rPr>
          <w:rFonts w:ascii="Helvetica" w:hAnsi="Helvetica"/>
          <w:sz w:val="20"/>
          <w:szCs w:val="20"/>
        </w:rPr>
        <w:t xml:space="preserve">incluyendo de manera enunciativa pero no limitativa, los datos, información, documentos técnicos, procedimientos, secretos industriales, patentes, formulaciones, estrategias, costos, creación de los sistemas, la información técnica y/o científica, financiera y de negocios, listados de precios, clientes, proveedores o de socios actuales o potenciales, propuestas de negocios, proyectos de inversión, planes, reportes, proyectos de mercadeo o cualquier otra información de propiedad privada que conforme al artículo </w:t>
      </w:r>
      <w:r w:rsidR="00FF5120" w:rsidRPr="000707C9">
        <w:rPr>
          <w:rFonts w:ascii="Helvetica" w:hAnsi="Helvetica"/>
          <w:sz w:val="20"/>
          <w:szCs w:val="20"/>
        </w:rPr>
        <w:t>163</w:t>
      </w:r>
      <w:r w:rsidRPr="000707C9">
        <w:rPr>
          <w:rFonts w:ascii="Helvetica" w:hAnsi="Helvetica"/>
          <w:sz w:val="20"/>
          <w:szCs w:val="20"/>
        </w:rPr>
        <w:t xml:space="preserve"> de la </w:t>
      </w:r>
      <w:r w:rsidR="00FF5120" w:rsidRPr="000707C9">
        <w:rPr>
          <w:rFonts w:ascii="Helvetica" w:hAnsi="Helvetica"/>
          <w:sz w:val="20"/>
          <w:szCs w:val="20"/>
        </w:rPr>
        <w:t xml:space="preserve">Ley Federal de Protección a la Propiedad Industrial </w:t>
      </w:r>
      <w:r w:rsidRPr="000707C9">
        <w:rPr>
          <w:rFonts w:ascii="Helvetica" w:hAnsi="Helvetica"/>
          <w:sz w:val="20"/>
          <w:szCs w:val="20"/>
        </w:rPr>
        <w:t>pudiera considerarse como secreto industrial.</w:t>
      </w:r>
    </w:p>
    <w:p w14:paraId="7AA2986C" w14:textId="77777777" w:rsidR="009E4EFD" w:rsidRPr="000707C9" w:rsidRDefault="009E4EFD" w:rsidP="007C7A1C">
      <w:pPr>
        <w:spacing w:line="276" w:lineRule="auto"/>
        <w:jc w:val="both"/>
        <w:rPr>
          <w:rFonts w:ascii="Helvetica" w:hAnsi="Helvetica"/>
          <w:sz w:val="20"/>
          <w:szCs w:val="20"/>
        </w:rPr>
      </w:pPr>
    </w:p>
    <w:p w14:paraId="4ABE6C15" w14:textId="7601F3FC" w:rsidR="009E4EFD" w:rsidRPr="000707C9" w:rsidRDefault="009E4EFD" w:rsidP="007C7A1C">
      <w:pPr>
        <w:spacing w:line="276" w:lineRule="auto"/>
        <w:jc w:val="both"/>
        <w:rPr>
          <w:rFonts w:ascii="Helvetica" w:hAnsi="Helvetica"/>
          <w:sz w:val="20"/>
          <w:szCs w:val="20"/>
        </w:rPr>
      </w:pPr>
      <w:r w:rsidRPr="000707C9">
        <w:rPr>
          <w:rFonts w:ascii="Helvetica" w:hAnsi="Helvetica"/>
          <w:sz w:val="20"/>
          <w:szCs w:val="20"/>
        </w:rPr>
        <w:t xml:space="preserve">El término Información Confidencial no incluye información que: (i) fuera disponible entre las Partes en una base no confidencial; (ii) sea desarrollada independientemente o adquirida por el </w:t>
      </w:r>
      <w:r w:rsidR="002F7C3C" w:rsidRPr="000707C9">
        <w:rPr>
          <w:rFonts w:ascii="Helvetica" w:hAnsi="Helvetica"/>
          <w:b/>
          <w:color w:val="000000" w:themeColor="text1"/>
          <w:sz w:val="20"/>
          <w:szCs w:val="20"/>
        </w:rPr>
        <w:t xml:space="preserve">“EC/TAX” </w:t>
      </w:r>
      <w:r w:rsidR="00CE70C5" w:rsidRPr="000707C9">
        <w:rPr>
          <w:rFonts w:ascii="Helvetica" w:hAnsi="Helvetica"/>
          <w:sz w:val="20"/>
          <w:szCs w:val="20"/>
        </w:rPr>
        <w:t xml:space="preserve"> </w:t>
      </w:r>
      <w:r w:rsidRPr="000707C9">
        <w:rPr>
          <w:rFonts w:ascii="Helvetica" w:hAnsi="Helvetica"/>
          <w:sz w:val="20"/>
          <w:szCs w:val="20"/>
        </w:rPr>
        <w:t>sin violar este Contrato; (iii) se vuelva disponible en una base no confidencial proveniente de un tercero, siempre y cuando dicho tercero no esté obligado por un convenio de confidencialidad; (iv) sea explícitamente aprobado para su divulgación a la otra Parte mediante autorización por escrito; y (v) sea generalmente disponible al público a menos que sea resultado de una divulgación entre las Partes.</w:t>
      </w:r>
    </w:p>
    <w:p w14:paraId="06453D6B" w14:textId="77777777" w:rsidR="009E4EFD" w:rsidRPr="000707C9" w:rsidRDefault="009E4EFD" w:rsidP="007C7A1C">
      <w:pPr>
        <w:spacing w:line="276" w:lineRule="auto"/>
        <w:jc w:val="both"/>
        <w:rPr>
          <w:rFonts w:ascii="Helvetica" w:hAnsi="Helvetica"/>
          <w:sz w:val="20"/>
          <w:szCs w:val="20"/>
        </w:rPr>
      </w:pPr>
    </w:p>
    <w:p w14:paraId="2951F8E8" w14:textId="6BA5C105" w:rsidR="009E4EFD" w:rsidRPr="000707C9" w:rsidRDefault="002F7C3C" w:rsidP="007C7A1C">
      <w:pPr>
        <w:spacing w:line="276" w:lineRule="auto"/>
        <w:jc w:val="both"/>
        <w:rPr>
          <w:rFonts w:ascii="Helvetica" w:hAnsi="Helvetica"/>
          <w:sz w:val="20"/>
          <w:szCs w:val="20"/>
        </w:rPr>
      </w:pPr>
      <w:r w:rsidRPr="000707C9">
        <w:rPr>
          <w:rFonts w:ascii="Helvetica" w:hAnsi="Helvetica"/>
          <w:b/>
          <w:color w:val="000000" w:themeColor="text1"/>
          <w:sz w:val="20"/>
          <w:szCs w:val="20"/>
        </w:rPr>
        <w:t xml:space="preserve">“EC/TAX” </w:t>
      </w:r>
      <w:r w:rsidR="00CE70C5" w:rsidRPr="000707C9">
        <w:rPr>
          <w:rFonts w:ascii="Helvetica" w:hAnsi="Helvetica"/>
          <w:sz w:val="20"/>
          <w:szCs w:val="20"/>
        </w:rPr>
        <w:t xml:space="preserve"> </w:t>
      </w:r>
      <w:r w:rsidR="009E4EFD" w:rsidRPr="000707C9">
        <w:rPr>
          <w:rFonts w:ascii="Helvetica" w:hAnsi="Helvetica"/>
          <w:sz w:val="20"/>
          <w:szCs w:val="20"/>
        </w:rPr>
        <w:t xml:space="preserve">se obliga a abstenerse de divulgar a terceras personas y a no utilizar en provecho propio o de terceros, sin el previo consentimiento escrito de </w:t>
      </w:r>
      <w:r w:rsidR="00CE70C5" w:rsidRPr="000707C9">
        <w:rPr>
          <w:rFonts w:ascii="Helvetica" w:hAnsi="Helvetica"/>
          <w:b/>
          <w:color w:val="000000" w:themeColor="text1"/>
          <w:sz w:val="20"/>
          <w:szCs w:val="20"/>
        </w:rPr>
        <w:t>“EL CONTRIBUYENTE”</w:t>
      </w:r>
      <w:r w:rsidR="009E4EFD" w:rsidRPr="000707C9">
        <w:rPr>
          <w:rFonts w:ascii="Helvetica" w:hAnsi="Helvetica"/>
          <w:sz w:val="20"/>
          <w:szCs w:val="20"/>
        </w:rPr>
        <w:t xml:space="preserve">, la información a la que haya tenido acceso con motivo del presente Contrato. Asimismo, el </w:t>
      </w:r>
      <w:r w:rsidRPr="000707C9">
        <w:rPr>
          <w:rFonts w:ascii="Helvetica" w:hAnsi="Helvetica"/>
          <w:b/>
          <w:color w:val="000000" w:themeColor="text1"/>
          <w:sz w:val="20"/>
          <w:szCs w:val="20"/>
        </w:rPr>
        <w:t xml:space="preserve">“EC/TAX” </w:t>
      </w:r>
      <w:r w:rsidR="00CE70C5" w:rsidRPr="000707C9">
        <w:rPr>
          <w:rFonts w:ascii="Helvetica" w:hAnsi="Helvetica"/>
          <w:sz w:val="20"/>
          <w:szCs w:val="20"/>
        </w:rPr>
        <w:t xml:space="preserve"> </w:t>
      </w:r>
      <w:r w:rsidR="009E4EFD" w:rsidRPr="000707C9">
        <w:rPr>
          <w:rFonts w:ascii="Helvetica" w:hAnsi="Helvetica"/>
          <w:sz w:val="20"/>
          <w:szCs w:val="20"/>
        </w:rPr>
        <w:t>se obliga a tomar las medidas legales pertinentes para evitar que sus empleados, agentes y en general cualquier elemento de su fuerza de trabajo, divulgue a terceras personas o utilice en provecho propio la Información Confidencial definida en esta Cláusula.</w:t>
      </w:r>
    </w:p>
    <w:p w14:paraId="48C69740" w14:textId="77777777" w:rsidR="009E4EFD" w:rsidRPr="000707C9" w:rsidRDefault="009E4EFD" w:rsidP="007C7A1C">
      <w:pPr>
        <w:spacing w:line="276" w:lineRule="auto"/>
        <w:jc w:val="both"/>
        <w:rPr>
          <w:rFonts w:ascii="Helvetica" w:hAnsi="Helvetica"/>
          <w:sz w:val="20"/>
          <w:szCs w:val="20"/>
        </w:rPr>
      </w:pPr>
    </w:p>
    <w:p w14:paraId="05A54A38" w14:textId="58D56C89" w:rsidR="009E4EFD" w:rsidRPr="000707C9" w:rsidRDefault="009E4EFD" w:rsidP="007C7A1C">
      <w:pPr>
        <w:spacing w:line="276" w:lineRule="auto"/>
        <w:jc w:val="both"/>
        <w:rPr>
          <w:rFonts w:ascii="Helvetica" w:hAnsi="Helvetica"/>
          <w:sz w:val="20"/>
          <w:szCs w:val="20"/>
        </w:rPr>
      </w:pPr>
      <w:r w:rsidRPr="000707C9">
        <w:rPr>
          <w:rFonts w:ascii="Helvetica" w:hAnsi="Helvetica"/>
          <w:sz w:val="20"/>
          <w:szCs w:val="20"/>
        </w:rPr>
        <w:t xml:space="preserve">Asimismo, </w:t>
      </w:r>
      <w:r w:rsidR="002F7C3C" w:rsidRPr="000707C9">
        <w:rPr>
          <w:rFonts w:ascii="Helvetica" w:hAnsi="Helvetica"/>
          <w:b/>
          <w:color w:val="000000" w:themeColor="text1"/>
          <w:sz w:val="20"/>
          <w:szCs w:val="20"/>
        </w:rPr>
        <w:t xml:space="preserve">“EC/TAX” </w:t>
      </w:r>
      <w:r w:rsidR="00092E4E" w:rsidRPr="000707C9">
        <w:rPr>
          <w:rFonts w:ascii="Helvetica" w:hAnsi="Helvetica"/>
          <w:b/>
          <w:color w:val="000000" w:themeColor="text1"/>
          <w:sz w:val="20"/>
          <w:szCs w:val="20"/>
        </w:rPr>
        <w:t xml:space="preserve"> </w:t>
      </w:r>
      <w:r w:rsidRPr="000707C9">
        <w:rPr>
          <w:rFonts w:ascii="Helvetica" w:hAnsi="Helvetica"/>
          <w:sz w:val="20"/>
          <w:szCs w:val="20"/>
        </w:rPr>
        <w:t xml:space="preserve">reconoce que la Información Confidencial constitutiva de Secretos Industriales en los términos del artículo </w:t>
      </w:r>
      <w:r w:rsidR="00092E4E" w:rsidRPr="000707C9">
        <w:rPr>
          <w:rFonts w:ascii="Helvetica" w:hAnsi="Helvetica"/>
          <w:sz w:val="20"/>
          <w:szCs w:val="20"/>
        </w:rPr>
        <w:t>163 de la Ley Federal de Protección a la Propiedad Industrial</w:t>
      </w:r>
      <w:r w:rsidRPr="000707C9">
        <w:rPr>
          <w:rFonts w:ascii="Helvetica" w:hAnsi="Helvetica"/>
          <w:sz w:val="20"/>
          <w:szCs w:val="20"/>
        </w:rPr>
        <w:t xml:space="preserve">, obtenida y que represente una ventaja competitiva, no podrá ser divulgada a terceros </w:t>
      </w:r>
      <w:r w:rsidR="002B1C95" w:rsidRPr="000707C9">
        <w:rPr>
          <w:rFonts w:ascii="Helvetica" w:hAnsi="Helvetica"/>
          <w:sz w:val="20"/>
          <w:szCs w:val="20"/>
        </w:rPr>
        <w:t>aun</w:t>
      </w:r>
      <w:r w:rsidRPr="000707C9">
        <w:rPr>
          <w:rFonts w:ascii="Helvetica" w:hAnsi="Helvetica"/>
          <w:sz w:val="20"/>
          <w:szCs w:val="20"/>
        </w:rPr>
        <w:t xml:space="preserve"> cuando fueran empleados o de cualquier forma colaboradores o prestadores de servicios de cada una de las Partes y únicamente deberá ser utilizada para las funciones necesarias para satisfacer el objeto del presente Contrato.</w:t>
      </w:r>
    </w:p>
    <w:p w14:paraId="311D0343" w14:textId="77777777" w:rsidR="009E4EFD" w:rsidRPr="000707C9" w:rsidRDefault="009E4EFD" w:rsidP="007C7A1C">
      <w:pPr>
        <w:spacing w:line="276" w:lineRule="auto"/>
        <w:jc w:val="both"/>
        <w:rPr>
          <w:rFonts w:ascii="Helvetica" w:hAnsi="Helvetica"/>
          <w:sz w:val="20"/>
          <w:szCs w:val="20"/>
        </w:rPr>
      </w:pPr>
    </w:p>
    <w:p w14:paraId="4112EEAB" w14:textId="5231363A" w:rsidR="009E4EFD" w:rsidRPr="000707C9" w:rsidRDefault="002F7C3C" w:rsidP="007C7A1C">
      <w:pPr>
        <w:spacing w:line="276" w:lineRule="auto"/>
        <w:jc w:val="both"/>
        <w:rPr>
          <w:rFonts w:ascii="Helvetica" w:hAnsi="Helvetica"/>
          <w:sz w:val="20"/>
          <w:szCs w:val="20"/>
        </w:rPr>
      </w:pPr>
      <w:r w:rsidRPr="000707C9">
        <w:rPr>
          <w:rFonts w:ascii="Helvetica" w:hAnsi="Helvetica"/>
          <w:b/>
          <w:color w:val="000000" w:themeColor="text1"/>
          <w:sz w:val="20"/>
          <w:szCs w:val="20"/>
        </w:rPr>
        <w:t xml:space="preserve">“EC/TAX” </w:t>
      </w:r>
      <w:r w:rsidR="00C2233C" w:rsidRPr="000707C9">
        <w:rPr>
          <w:rFonts w:ascii="Helvetica" w:hAnsi="Helvetica"/>
          <w:sz w:val="20"/>
          <w:szCs w:val="20"/>
        </w:rPr>
        <w:t xml:space="preserve"> r</w:t>
      </w:r>
      <w:r w:rsidR="00B05A8B" w:rsidRPr="000707C9">
        <w:rPr>
          <w:rFonts w:ascii="Helvetica" w:hAnsi="Helvetica"/>
          <w:sz w:val="20"/>
          <w:szCs w:val="20"/>
        </w:rPr>
        <w:t>e</w:t>
      </w:r>
      <w:r w:rsidR="009E4EFD" w:rsidRPr="000707C9">
        <w:rPr>
          <w:rFonts w:ascii="Helvetica" w:hAnsi="Helvetica"/>
          <w:sz w:val="20"/>
          <w:szCs w:val="20"/>
        </w:rPr>
        <w:t xml:space="preserve">conoce que la divulgación no autorizada previamente por escrito, de Información Confidencial ocasionará daños y perjuicios a </w:t>
      </w:r>
      <w:r w:rsidR="0002085C" w:rsidRPr="000707C9">
        <w:rPr>
          <w:rFonts w:ascii="Helvetica" w:hAnsi="Helvetica"/>
          <w:b/>
          <w:color w:val="000000" w:themeColor="text1"/>
          <w:sz w:val="20"/>
          <w:szCs w:val="20"/>
        </w:rPr>
        <w:t xml:space="preserve">“EL CONTRIBUYENTE” </w:t>
      </w:r>
      <w:r w:rsidR="009E4EFD" w:rsidRPr="000707C9">
        <w:rPr>
          <w:rFonts w:ascii="Helvetica" w:hAnsi="Helvetica"/>
          <w:sz w:val="20"/>
          <w:szCs w:val="20"/>
        </w:rPr>
        <w:t xml:space="preserve">de acuerdo con lo estipulado </w:t>
      </w:r>
      <w:r w:rsidR="009E4EFD" w:rsidRPr="000707C9">
        <w:rPr>
          <w:rFonts w:ascii="Helvetica" w:hAnsi="Helvetica"/>
          <w:sz w:val="20"/>
          <w:szCs w:val="20"/>
        </w:rPr>
        <w:lastRenderedPageBreak/>
        <w:t xml:space="preserve">anteriormente, por lo que </w:t>
      </w:r>
      <w:r w:rsidR="0002085C" w:rsidRPr="000707C9">
        <w:rPr>
          <w:rFonts w:ascii="Helvetica" w:hAnsi="Helvetica"/>
          <w:b/>
          <w:color w:val="000000" w:themeColor="text1"/>
          <w:sz w:val="20"/>
          <w:szCs w:val="20"/>
        </w:rPr>
        <w:t xml:space="preserve">“EL CONTRIBUYENTE” </w:t>
      </w:r>
      <w:r w:rsidR="009E4EFD" w:rsidRPr="000707C9">
        <w:rPr>
          <w:rFonts w:ascii="Helvetica" w:hAnsi="Helvetica"/>
          <w:sz w:val="20"/>
          <w:szCs w:val="20"/>
        </w:rPr>
        <w:t xml:space="preserve">tendrá derecho a acudir a la vía judicial para impedir que se continúe divulgando todo o parte de la Información Confidencial. Nada de lo que aquí se estipula se interpretará como una prohibición de </w:t>
      </w:r>
      <w:r w:rsidR="00156747" w:rsidRPr="000707C9">
        <w:rPr>
          <w:rFonts w:ascii="Helvetica" w:hAnsi="Helvetica"/>
          <w:b/>
          <w:color w:val="000000" w:themeColor="text1"/>
          <w:sz w:val="20"/>
          <w:szCs w:val="20"/>
        </w:rPr>
        <w:t>EL CONTRIBUYENTE”</w:t>
      </w:r>
      <w:r w:rsidR="009E4EFD" w:rsidRPr="000707C9">
        <w:rPr>
          <w:rFonts w:ascii="Helvetica" w:hAnsi="Helvetica"/>
          <w:sz w:val="20"/>
          <w:szCs w:val="20"/>
        </w:rPr>
        <w:t xml:space="preserve"> de tomar cualquier otro remedio legal disponible para tal violación, incluyendo la reparación del daño y el pago de daños y perjuicios.</w:t>
      </w:r>
    </w:p>
    <w:p w14:paraId="0E5ADAFC" w14:textId="77777777" w:rsidR="009E4EFD" w:rsidRPr="000707C9" w:rsidRDefault="009E4EFD" w:rsidP="007C7A1C">
      <w:pPr>
        <w:spacing w:line="276" w:lineRule="auto"/>
        <w:jc w:val="both"/>
        <w:rPr>
          <w:rFonts w:ascii="Helvetica" w:hAnsi="Helvetica"/>
          <w:sz w:val="20"/>
          <w:szCs w:val="20"/>
        </w:rPr>
      </w:pPr>
    </w:p>
    <w:p w14:paraId="4E8FA640" w14:textId="24046C1A" w:rsidR="009E4EFD" w:rsidRPr="000707C9" w:rsidRDefault="009E4EFD" w:rsidP="007C7A1C">
      <w:pPr>
        <w:spacing w:line="276" w:lineRule="auto"/>
        <w:jc w:val="both"/>
        <w:rPr>
          <w:rFonts w:ascii="Helvetica" w:hAnsi="Helvetica"/>
          <w:sz w:val="20"/>
          <w:szCs w:val="20"/>
        </w:rPr>
      </w:pPr>
      <w:r w:rsidRPr="000707C9">
        <w:rPr>
          <w:rFonts w:ascii="Helvetica" w:hAnsi="Helvetica"/>
          <w:b/>
          <w:sz w:val="20"/>
          <w:szCs w:val="20"/>
        </w:rPr>
        <w:t xml:space="preserve">DÉCIMA </w:t>
      </w:r>
      <w:r w:rsidR="0002085C" w:rsidRPr="000707C9">
        <w:rPr>
          <w:rFonts w:ascii="Helvetica" w:hAnsi="Helvetica"/>
          <w:b/>
          <w:sz w:val="20"/>
          <w:szCs w:val="20"/>
        </w:rPr>
        <w:t>SEXTA</w:t>
      </w:r>
      <w:r w:rsidRPr="000707C9">
        <w:rPr>
          <w:rFonts w:ascii="Helvetica" w:hAnsi="Helvetica"/>
          <w:b/>
          <w:sz w:val="20"/>
          <w:szCs w:val="20"/>
        </w:rPr>
        <w:t xml:space="preserve">.- </w:t>
      </w:r>
      <w:r w:rsidRPr="000707C9">
        <w:rPr>
          <w:rFonts w:ascii="Helvetica" w:hAnsi="Helvetica"/>
          <w:b/>
          <w:sz w:val="20"/>
          <w:szCs w:val="20"/>
          <w:u w:val="single"/>
        </w:rPr>
        <w:t>VIGENCIA</w:t>
      </w:r>
      <w:r w:rsidRPr="000707C9">
        <w:rPr>
          <w:rFonts w:ascii="Helvetica" w:hAnsi="Helvetica"/>
          <w:b/>
          <w:sz w:val="20"/>
          <w:szCs w:val="20"/>
        </w:rPr>
        <w:t>.</w:t>
      </w:r>
      <w:r w:rsidRPr="000707C9">
        <w:rPr>
          <w:rFonts w:ascii="Helvetica" w:hAnsi="Helvetica"/>
          <w:sz w:val="20"/>
          <w:szCs w:val="20"/>
        </w:rPr>
        <w:t xml:space="preserve"> El presente Contrato estará vigente durante </w:t>
      </w:r>
      <w:r w:rsidRPr="000707C9">
        <w:rPr>
          <w:rFonts w:ascii="Helvetica" w:hAnsi="Helvetica"/>
          <w:b/>
          <w:sz w:val="20"/>
          <w:szCs w:val="20"/>
        </w:rPr>
        <w:t>UN AÑO</w:t>
      </w:r>
      <w:r w:rsidRPr="000707C9">
        <w:rPr>
          <w:rFonts w:ascii="Helvetica" w:hAnsi="Helvetica"/>
          <w:sz w:val="20"/>
          <w:szCs w:val="20"/>
        </w:rPr>
        <w:t xml:space="preserve"> de calendario contado a partir de la fecha de su firma. No obstante, las Partes convienen que cualquiera obligaciones derivadas de la aplicación de la Ley de Protección de Datos o aquellas relacionadas con la confidencialidad de la información permanecerán vigentes por los plazos que por Ministerio de Ley o por acuerdo entre las Partes se apliquen a cada caso en particular.</w:t>
      </w:r>
    </w:p>
    <w:p w14:paraId="77E9C1A2" w14:textId="77777777" w:rsidR="009E4EFD" w:rsidRPr="000707C9" w:rsidRDefault="009E4EFD" w:rsidP="007C7A1C">
      <w:pPr>
        <w:pStyle w:val="Textoindependiente21"/>
        <w:spacing w:line="276" w:lineRule="auto"/>
        <w:rPr>
          <w:rFonts w:ascii="Helvetica" w:hAnsi="Helvetica" w:cs="Arial"/>
          <w:b/>
          <w:sz w:val="20"/>
          <w:szCs w:val="20"/>
          <w:lang w:val="es-ES"/>
        </w:rPr>
      </w:pPr>
    </w:p>
    <w:p w14:paraId="4F1F95F1" w14:textId="46745225" w:rsidR="009E4EFD" w:rsidRPr="000707C9" w:rsidRDefault="009E4EFD" w:rsidP="007C7A1C">
      <w:pPr>
        <w:pStyle w:val="Textoindependiente21"/>
        <w:spacing w:line="276" w:lineRule="auto"/>
        <w:rPr>
          <w:rFonts w:ascii="Helvetica" w:hAnsi="Helvetica" w:cs="Arial"/>
          <w:sz w:val="20"/>
          <w:szCs w:val="20"/>
          <w:lang w:val="es-ES"/>
        </w:rPr>
      </w:pPr>
      <w:r w:rsidRPr="000707C9">
        <w:rPr>
          <w:rFonts w:ascii="Helvetica" w:hAnsi="Helvetica" w:cs="Arial"/>
          <w:b/>
          <w:sz w:val="20"/>
          <w:szCs w:val="20"/>
          <w:lang w:val="es-ES"/>
        </w:rPr>
        <w:t xml:space="preserve">DÉCIMA </w:t>
      </w:r>
      <w:r w:rsidR="009C0461" w:rsidRPr="000707C9">
        <w:rPr>
          <w:rFonts w:ascii="Helvetica" w:hAnsi="Helvetica" w:cs="Arial"/>
          <w:b/>
          <w:sz w:val="20"/>
          <w:szCs w:val="20"/>
          <w:lang w:val="es-ES"/>
        </w:rPr>
        <w:t>SÉPTIMA</w:t>
      </w:r>
      <w:r w:rsidRPr="000707C9">
        <w:rPr>
          <w:rFonts w:ascii="Helvetica" w:hAnsi="Helvetica" w:cs="Arial"/>
          <w:b/>
          <w:sz w:val="20"/>
          <w:szCs w:val="20"/>
          <w:lang w:val="es-ES"/>
        </w:rPr>
        <w:t xml:space="preserve">.- </w:t>
      </w:r>
      <w:r w:rsidRPr="000707C9">
        <w:rPr>
          <w:rFonts w:ascii="Helvetica" w:hAnsi="Helvetica" w:cs="Arial"/>
          <w:b/>
          <w:sz w:val="20"/>
          <w:szCs w:val="20"/>
          <w:u w:val="single"/>
          <w:lang w:val="es-ES"/>
        </w:rPr>
        <w:t>IMPUESTOS.</w:t>
      </w:r>
      <w:r w:rsidRPr="000707C9">
        <w:rPr>
          <w:rFonts w:ascii="Helvetica" w:hAnsi="Helvetica" w:cs="Arial"/>
          <w:sz w:val="20"/>
          <w:szCs w:val="20"/>
          <w:lang w:val="es-ES"/>
        </w:rPr>
        <w:t xml:space="preserve"> Todos los impuestos y contribuciones que en su caso se generen con motivo del presente Contrato correrán por cuenta y a cargo de la Parte que de acuerdo con las disposiciones fiscales vigentes deba cubrirlas. Todas las erogaciones por honorarios y gastos de asesores relacionados con el presente Contrato, deberán ser pagados por </w:t>
      </w:r>
      <w:r w:rsidR="00156747" w:rsidRPr="000707C9">
        <w:rPr>
          <w:rFonts w:ascii="Helvetica" w:hAnsi="Helvetica" w:cs="Arial"/>
          <w:b/>
          <w:sz w:val="20"/>
          <w:szCs w:val="20"/>
          <w:lang w:val="es-ES"/>
        </w:rPr>
        <w:t>“EL CONTRIBUYENTE”</w:t>
      </w:r>
      <w:r w:rsidRPr="000707C9">
        <w:rPr>
          <w:rFonts w:ascii="Helvetica" w:hAnsi="Helvetica" w:cs="Arial"/>
          <w:sz w:val="20"/>
          <w:szCs w:val="20"/>
          <w:lang w:val="es-ES"/>
        </w:rPr>
        <w:t>.</w:t>
      </w:r>
    </w:p>
    <w:p w14:paraId="09C82C06" w14:textId="77777777" w:rsidR="009E4EFD" w:rsidRPr="000707C9" w:rsidRDefault="009E4EFD" w:rsidP="007C7A1C">
      <w:pPr>
        <w:spacing w:line="276" w:lineRule="auto"/>
        <w:jc w:val="both"/>
        <w:rPr>
          <w:rFonts w:ascii="Helvetica" w:hAnsi="Helvetica"/>
          <w:sz w:val="20"/>
          <w:szCs w:val="20"/>
        </w:rPr>
      </w:pPr>
    </w:p>
    <w:p w14:paraId="5F4DA41D" w14:textId="797C78D2" w:rsidR="009E4EFD" w:rsidRPr="000707C9" w:rsidRDefault="009E4EFD" w:rsidP="007C7A1C">
      <w:pPr>
        <w:spacing w:line="276" w:lineRule="auto"/>
        <w:jc w:val="both"/>
        <w:rPr>
          <w:rFonts w:ascii="Helvetica" w:hAnsi="Helvetica"/>
          <w:sz w:val="20"/>
          <w:szCs w:val="20"/>
        </w:rPr>
      </w:pPr>
      <w:r w:rsidRPr="000707C9">
        <w:rPr>
          <w:rFonts w:ascii="Helvetica" w:hAnsi="Helvetica"/>
          <w:b/>
          <w:sz w:val="20"/>
          <w:szCs w:val="20"/>
        </w:rPr>
        <w:t xml:space="preserve">DÉCIMA </w:t>
      </w:r>
      <w:r w:rsidR="00156747" w:rsidRPr="000707C9">
        <w:rPr>
          <w:rFonts w:ascii="Helvetica" w:hAnsi="Helvetica"/>
          <w:b/>
          <w:sz w:val="20"/>
          <w:szCs w:val="20"/>
        </w:rPr>
        <w:t>OCTAVA</w:t>
      </w:r>
      <w:r w:rsidRPr="000707C9">
        <w:rPr>
          <w:rFonts w:ascii="Helvetica" w:hAnsi="Helvetica"/>
          <w:b/>
          <w:sz w:val="20"/>
          <w:szCs w:val="20"/>
        </w:rPr>
        <w:t>.-</w:t>
      </w:r>
      <w:r w:rsidRPr="000707C9">
        <w:rPr>
          <w:rFonts w:ascii="Helvetica" w:hAnsi="Helvetica"/>
          <w:b/>
          <w:bCs/>
          <w:sz w:val="20"/>
          <w:szCs w:val="20"/>
        </w:rPr>
        <w:t xml:space="preserve"> </w:t>
      </w:r>
      <w:r w:rsidRPr="000707C9">
        <w:rPr>
          <w:rFonts w:ascii="Helvetica" w:hAnsi="Helvetica"/>
          <w:b/>
          <w:bCs/>
          <w:sz w:val="20"/>
          <w:szCs w:val="20"/>
          <w:u w:val="single"/>
        </w:rPr>
        <w:t>CASO FORTUITO Y FUERZA MAYOR.</w:t>
      </w:r>
      <w:r w:rsidRPr="000707C9">
        <w:rPr>
          <w:rFonts w:ascii="Helvetica" w:hAnsi="Helvetica"/>
          <w:sz w:val="20"/>
          <w:szCs w:val="20"/>
        </w:rPr>
        <w:t xml:space="preserve"> En caso de cualquier evento que constituya o pudiese constituir un caso de Fuerza Mayor o Caso Fortuito, ninguna de las Partes estará obligada a cumplir con el presente Contrato siempre que la parte que haya sido prevenida para el cumplimiento de este Contrato no hubiese contribuido con dicha Fuerza Mayor o Caso Fortuito, hubiese utilizado todos los esfuerzos razonables para evitar el Caso Fortuito o de Fuerza Mayor, para aminorar sus efectos y continúe tomando acciones dentro de su poder para cumplir tanto como sea posible con los términos de este Contrato, siempre que la notificación sea efectiva dentro de las 48 cuarenta y ocho horas siguientes a su acontecimiento. En vista de las disposiciones anteriores cuyo cumplimiento no haya sido afectado, las disposiciones continuarán siendo estrictamente acatadas por cada una de las Partes.</w:t>
      </w:r>
    </w:p>
    <w:p w14:paraId="409DE6BE" w14:textId="77777777" w:rsidR="009E4EFD" w:rsidRPr="000707C9" w:rsidRDefault="009E4EFD" w:rsidP="007C7A1C">
      <w:pPr>
        <w:spacing w:line="276" w:lineRule="auto"/>
        <w:jc w:val="both"/>
        <w:rPr>
          <w:rFonts w:ascii="Helvetica" w:hAnsi="Helvetica"/>
          <w:sz w:val="20"/>
          <w:szCs w:val="20"/>
        </w:rPr>
      </w:pPr>
    </w:p>
    <w:p w14:paraId="04A9EAAF" w14:textId="3D8492F3" w:rsidR="009E4EFD" w:rsidRPr="000707C9" w:rsidRDefault="009E4EFD" w:rsidP="007C7A1C">
      <w:pPr>
        <w:spacing w:line="276" w:lineRule="auto"/>
        <w:jc w:val="both"/>
        <w:rPr>
          <w:rFonts w:ascii="Helvetica" w:hAnsi="Helvetica"/>
          <w:sz w:val="20"/>
          <w:szCs w:val="20"/>
        </w:rPr>
      </w:pPr>
      <w:r w:rsidRPr="000707C9">
        <w:rPr>
          <w:rFonts w:ascii="Helvetica" w:hAnsi="Helvetica"/>
          <w:b/>
          <w:sz w:val="20"/>
          <w:szCs w:val="20"/>
        </w:rPr>
        <w:t xml:space="preserve">DÉCIMA </w:t>
      </w:r>
      <w:r w:rsidR="00D84771" w:rsidRPr="000707C9">
        <w:rPr>
          <w:rFonts w:ascii="Helvetica" w:hAnsi="Helvetica"/>
          <w:b/>
          <w:sz w:val="20"/>
          <w:szCs w:val="20"/>
        </w:rPr>
        <w:t>NOVENA</w:t>
      </w:r>
      <w:r w:rsidRPr="000707C9">
        <w:rPr>
          <w:rFonts w:ascii="Helvetica" w:hAnsi="Helvetica"/>
          <w:b/>
          <w:sz w:val="20"/>
          <w:szCs w:val="20"/>
        </w:rPr>
        <w:t xml:space="preserve">.- </w:t>
      </w:r>
      <w:r w:rsidRPr="000707C9">
        <w:rPr>
          <w:rFonts w:ascii="Helvetica" w:hAnsi="Helvetica"/>
          <w:b/>
          <w:sz w:val="20"/>
          <w:szCs w:val="20"/>
          <w:u w:val="single"/>
        </w:rPr>
        <w:t>CESIÓN.</w:t>
      </w:r>
      <w:r w:rsidRPr="000707C9">
        <w:rPr>
          <w:rFonts w:ascii="Helvetica" w:hAnsi="Helvetica"/>
          <w:b/>
          <w:sz w:val="20"/>
          <w:szCs w:val="20"/>
        </w:rPr>
        <w:t xml:space="preserve"> </w:t>
      </w:r>
      <w:r w:rsidRPr="000707C9">
        <w:rPr>
          <w:rFonts w:ascii="Helvetica" w:hAnsi="Helvetica"/>
          <w:sz w:val="20"/>
          <w:szCs w:val="20"/>
        </w:rPr>
        <w:t>Las Partes acuerdan que no se podrá ceder o transmitir en cualquier forma, los derechos derivados del presente Contrato sin el consentimiento previo y por escrito de la otra Parte; conviniendo las Partes para tal efecto, que cualquier cesión en violación a este acuerdo será nula.</w:t>
      </w:r>
    </w:p>
    <w:p w14:paraId="059CDF05" w14:textId="77777777" w:rsidR="009E4EFD" w:rsidRPr="000707C9" w:rsidRDefault="009E4EFD" w:rsidP="007C7A1C">
      <w:pPr>
        <w:spacing w:line="276" w:lineRule="auto"/>
        <w:jc w:val="both"/>
        <w:rPr>
          <w:rFonts w:ascii="Helvetica" w:hAnsi="Helvetica"/>
          <w:b/>
          <w:sz w:val="20"/>
          <w:szCs w:val="20"/>
        </w:rPr>
      </w:pPr>
    </w:p>
    <w:p w14:paraId="6E247311" w14:textId="49818474" w:rsidR="009E4EFD" w:rsidRPr="000707C9" w:rsidRDefault="00D84771" w:rsidP="007C7A1C">
      <w:pPr>
        <w:spacing w:line="276" w:lineRule="auto"/>
        <w:jc w:val="both"/>
        <w:rPr>
          <w:rFonts w:ascii="Helvetica" w:hAnsi="Helvetica"/>
          <w:sz w:val="20"/>
          <w:szCs w:val="20"/>
        </w:rPr>
      </w:pPr>
      <w:r w:rsidRPr="000707C9">
        <w:rPr>
          <w:rFonts w:ascii="Helvetica" w:hAnsi="Helvetica"/>
          <w:b/>
          <w:sz w:val="20"/>
          <w:szCs w:val="20"/>
        </w:rPr>
        <w:t>VIGÉSIMA</w:t>
      </w:r>
      <w:r w:rsidR="009E4EFD" w:rsidRPr="000707C9">
        <w:rPr>
          <w:rFonts w:ascii="Helvetica" w:hAnsi="Helvetica"/>
          <w:b/>
          <w:sz w:val="20"/>
          <w:szCs w:val="20"/>
        </w:rPr>
        <w:t xml:space="preserve">.- </w:t>
      </w:r>
      <w:r w:rsidR="009E4EFD" w:rsidRPr="000707C9">
        <w:rPr>
          <w:rFonts w:ascii="Helvetica" w:hAnsi="Helvetica"/>
          <w:b/>
          <w:sz w:val="20"/>
          <w:szCs w:val="20"/>
          <w:u w:val="single"/>
        </w:rPr>
        <w:t>NOTIFICACIONES</w:t>
      </w:r>
      <w:r w:rsidR="009E4EFD" w:rsidRPr="000707C9">
        <w:rPr>
          <w:rFonts w:ascii="Helvetica" w:hAnsi="Helvetica"/>
          <w:b/>
          <w:sz w:val="20"/>
          <w:szCs w:val="20"/>
        </w:rPr>
        <w:t>.</w:t>
      </w:r>
      <w:r w:rsidR="009E4EFD" w:rsidRPr="000707C9">
        <w:rPr>
          <w:rFonts w:ascii="Helvetica" w:hAnsi="Helvetica"/>
          <w:sz w:val="20"/>
          <w:szCs w:val="20"/>
        </w:rPr>
        <w:t xml:space="preserve"> Todas y cada uno de los avisos o notificaciones requeridos o permitidos bajo este Contrato, deberán ser por escrito y entregadas de forma personal o por correo certificado o por cualquier otro medio en que conste su recepción y serán consideradas como recibidas pasados 3 (tres) días naturales después de que exista prueba de su entrega en las direcciones señaladas en las Declaraciones estipuladas por las Partes.</w:t>
      </w:r>
    </w:p>
    <w:p w14:paraId="075F527C" w14:textId="77777777" w:rsidR="009E4EFD" w:rsidRPr="000707C9" w:rsidRDefault="009E4EFD" w:rsidP="007C7A1C">
      <w:pPr>
        <w:spacing w:line="276" w:lineRule="auto"/>
        <w:jc w:val="both"/>
        <w:rPr>
          <w:rFonts w:ascii="Helvetica" w:hAnsi="Helvetica"/>
          <w:sz w:val="20"/>
          <w:szCs w:val="20"/>
        </w:rPr>
      </w:pPr>
    </w:p>
    <w:p w14:paraId="6EEC0389" w14:textId="77777777" w:rsidR="009E4EFD" w:rsidRPr="000707C9" w:rsidRDefault="009E4EFD" w:rsidP="007C7A1C">
      <w:pPr>
        <w:spacing w:line="276" w:lineRule="auto"/>
        <w:jc w:val="both"/>
        <w:rPr>
          <w:rFonts w:ascii="Helvetica" w:hAnsi="Helvetica"/>
          <w:sz w:val="20"/>
          <w:szCs w:val="20"/>
        </w:rPr>
      </w:pPr>
      <w:r w:rsidRPr="000707C9">
        <w:rPr>
          <w:rFonts w:ascii="Helvetica" w:hAnsi="Helvetica"/>
          <w:sz w:val="20"/>
          <w:szCs w:val="20"/>
        </w:rPr>
        <w:t xml:space="preserve">En el supuesto de que </w:t>
      </w:r>
      <w:proofErr w:type="gramStart"/>
      <w:r w:rsidRPr="000707C9">
        <w:rPr>
          <w:rFonts w:ascii="Helvetica" w:hAnsi="Helvetica"/>
          <w:sz w:val="20"/>
          <w:szCs w:val="20"/>
        </w:rPr>
        <w:t>cualesquiera de las Partes cambie</w:t>
      </w:r>
      <w:proofErr w:type="gramEnd"/>
      <w:r w:rsidRPr="000707C9">
        <w:rPr>
          <w:rFonts w:ascii="Helvetica" w:hAnsi="Helvetica"/>
          <w:sz w:val="20"/>
          <w:szCs w:val="20"/>
        </w:rPr>
        <w:t xml:space="preserve"> su domicilio, dicha Parte deberá </w:t>
      </w:r>
      <w:proofErr w:type="gramStart"/>
      <w:r w:rsidRPr="000707C9">
        <w:rPr>
          <w:rFonts w:ascii="Helvetica" w:hAnsi="Helvetica"/>
          <w:sz w:val="20"/>
          <w:szCs w:val="20"/>
        </w:rPr>
        <w:t>dar aviso</w:t>
      </w:r>
      <w:proofErr w:type="gramEnd"/>
      <w:r w:rsidRPr="000707C9">
        <w:rPr>
          <w:rFonts w:ascii="Helvetica" w:hAnsi="Helvetica"/>
          <w:sz w:val="20"/>
          <w:szCs w:val="20"/>
        </w:rPr>
        <w:t xml:space="preserve"> a la otra del cambio con, cuando menos con 5 (cinco) días de anticipación a la fecha en que se efectúe el cambio.</w:t>
      </w:r>
    </w:p>
    <w:p w14:paraId="6F508A37" w14:textId="77777777" w:rsidR="009E4EFD" w:rsidRPr="000707C9" w:rsidRDefault="009E4EFD" w:rsidP="007C7A1C">
      <w:pPr>
        <w:spacing w:line="276" w:lineRule="auto"/>
        <w:jc w:val="both"/>
        <w:rPr>
          <w:rFonts w:ascii="Helvetica" w:hAnsi="Helvetica"/>
          <w:bCs/>
          <w:sz w:val="20"/>
          <w:szCs w:val="20"/>
        </w:rPr>
      </w:pPr>
    </w:p>
    <w:p w14:paraId="7FD34C19" w14:textId="46394D64" w:rsidR="009E4EFD" w:rsidRPr="000707C9" w:rsidRDefault="00D84771" w:rsidP="007C7A1C">
      <w:pPr>
        <w:spacing w:line="276" w:lineRule="auto"/>
        <w:jc w:val="both"/>
        <w:rPr>
          <w:rFonts w:ascii="Helvetica" w:hAnsi="Helvetica"/>
          <w:sz w:val="20"/>
          <w:szCs w:val="20"/>
        </w:rPr>
      </w:pPr>
      <w:r w:rsidRPr="000707C9">
        <w:rPr>
          <w:rFonts w:ascii="Helvetica" w:hAnsi="Helvetica"/>
          <w:b/>
          <w:sz w:val="20"/>
          <w:szCs w:val="20"/>
        </w:rPr>
        <w:t>VIGÉSIMA PRIMERA</w:t>
      </w:r>
      <w:r w:rsidR="009E4EFD" w:rsidRPr="000707C9">
        <w:rPr>
          <w:rFonts w:ascii="Helvetica" w:hAnsi="Helvetica"/>
          <w:b/>
          <w:sz w:val="20"/>
          <w:szCs w:val="20"/>
        </w:rPr>
        <w:t xml:space="preserve">.- </w:t>
      </w:r>
      <w:r w:rsidR="009E4EFD" w:rsidRPr="000707C9">
        <w:rPr>
          <w:rFonts w:ascii="Helvetica" w:hAnsi="Helvetica"/>
          <w:b/>
          <w:sz w:val="20"/>
          <w:szCs w:val="20"/>
          <w:u w:val="single"/>
        </w:rPr>
        <w:t>ENCABEZADOS</w:t>
      </w:r>
      <w:r w:rsidR="009E4EFD" w:rsidRPr="000707C9">
        <w:rPr>
          <w:rFonts w:ascii="Helvetica" w:hAnsi="Helvetica"/>
          <w:b/>
          <w:sz w:val="20"/>
          <w:szCs w:val="20"/>
        </w:rPr>
        <w:t>.</w:t>
      </w:r>
      <w:r w:rsidR="009E4EFD" w:rsidRPr="000707C9">
        <w:rPr>
          <w:rFonts w:ascii="Helvetica" w:hAnsi="Helvetica"/>
          <w:sz w:val="20"/>
          <w:szCs w:val="20"/>
        </w:rPr>
        <w:t xml:space="preserve"> Las Partes convienen en que los encabezados que aparecen al inicio de cada una de las cláusulas que conforman este Contrato se han insertado única y exclusivamente para facilitar su lectura y manejo, motivo por el cual, no se considerará en ningún caso que definan o limiten las obligaciones.</w:t>
      </w:r>
    </w:p>
    <w:p w14:paraId="681B5F7A" w14:textId="77777777" w:rsidR="009E4EFD" w:rsidRPr="000707C9" w:rsidRDefault="009E4EFD" w:rsidP="007C7A1C">
      <w:pPr>
        <w:pStyle w:val="Textodecuerpo21"/>
        <w:widowControl/>
        <w:spacing w:line="276" w:lineRule="auto"/>
        <w:jc w:val="left"/>
        <w:rPr>
          <w:rFonts w:ascii="Helvetica" w:hAnsi="Helvetica" w:cs="Arial"/>
          <w:b/>
          <w:sz w:val="20"/>
          <w:lang w:val="es-ES"/>
        </w:rPr>
      </w:pPr>
    </w:p>
    <w:p w14:paraId="7D2ACA05" w14:textId="3FB93444" w:rsidR="009E4EFD" w:rsidRPr="000707C9" w:rsidRDefault="00D84771" w:rsidP="007C7A1C">
      <w:pPr>
        <w:spacing w:line="276" w:lineRule="auto"/>
        <w:jc w:val="both"/>
        <w:rPr>
          <w:rFonts w:ascii="Helvetica" w:hAnsi="Helvetica"/>
          <w:sz w:val="20"/>
          <w:szCs w:val="20"/>
        </w:rPr>
      </w:pPr>
      <w:r w:rsidRPr="000707C9">
        <w:rPr>
          <w:rFonts w:ascii="Helvetica" w:hAnsi="Helvetica"/>
          <w:b/>
          <w:sz w:val="20"/>
          <w:szCs w:val="20"/>
        </w:rPr>
        <w:lastRenderedPageBreak/>
        <w:t>VIGÉSIMA SEGUNDA</w:t>
      </w:r>
      <w:r w:rsidR="009E4EFD" w:rsidRPr="000707C9">
        <w:rPr>
          <w:rFonts w:ascii="Helvetica" w:hAnsi="Helvetica"/>
          <w:b/>
          <w:sz w:val="20"/>
          <w:szCs w:val="20"/>
        </w:rPr>
        <w:t>.-</w:t>
      </w:r>
      <w:r w:rsidR="009E4EFD" w:rsidRPr="000707C9">
        <w:rPr>
          <w:rFonts w:ascii="Helvetica" w:hAnsi="Helvetica"/>
          <w:b/>
          <w:spacing w:val="-2"/>
          <w:sz w:val="20"/>
          <w:szCs w:val="20"/>
        </w:rPr>
        <w:t xml:space="preserve"> </w:t>
      </w:r>
      <w:r w:rsidR="009E4EFD" w:rsidRPr="000707C9">
        <w:rPr>
          <w:rFonts w:ascii="Helvetica" w:hAnsi="Helvetica"/>
          <w:b/>
          <w:sz w:val="20"/>
          <w:szCs w:val="20"/>
          <w:u w:val="single"/>
        </w:rPr>
        <w:t>MODIFICACIONES</w:t>
      </w:r>
      <w:r w:rsidR="009E4EFD" w:rsidRPr="000707C9">
        <w:rPr>
          <w:rFonts w:ascii="Helvetica" w:hAnsi="Helvetica"/>
          <w:b/>
          <w:sz w:val="20"/>
          <w:szCs w:val="20"/>
        </w:rPr>
        <w:t xml:space="preserve">. </w:t>
      </w:r>
      <w:r w:rsidR="009E4EFD" w:rsidRPr="000707C9">
        <w:rPr>
          <w:rFonts w:ascii="Helvetica" w:hAnsi="Helvetica"/>
          <w:sz w:val="20"/>
          <w:szCs w:val="20"/>
        </w:rPr>
        <w:t xml:space="preserve"> Los términos y condiciones contenidos en el presente, constituyen el Contrato celebrado entre las Partes y deberá sustituir todas las comunicaciones previas entre ellas  ya sean orales o escritas, relacionadas con el objeto de este Contrato, y ningún pacto o acuerdo modificando o ampliando el mismo, deberá ser obligatorio para cualquiera de las Partes, salvo que se realice por escrito después de la fecha de firma de este Contrato y esté debidamente firmado por las Partes, haciendo la manifestación de que dicha modificación formará parte integral del presente Contrato.</w:t>
      </w:r>
    </w:p>
    <w:p w14:paraId="6D9527F0" w14:textId="77777777" w:rsidR="009E4EFD" w:rsidRPr="000707C9" w:rsidRDefault="009E4EFD" w:rsidP="007C7A1C">
      <w:pPr>
        <w:spacing w:line="276" w:lineRule="auto"/>
        <w:jc w:val="both"/>
        <w:rPr>
          <w:rFonts w:ascii="Helvetica" w:hAnsi="Helvetica"/>
          <w:sz w:val="20"/>
          <w:szCs w:val="20"/>
        </w:rPr>
      </w:pPr>
    </w:p>
    <w:p w14:paraId="0E2A016D" w14:textId="4E7CAD3B" w:rsidR="009E4EFD" w:rsidRPr="000707C9" w:rsidRDefault="008422E3" w:rsidP="007C7A1C">
      <w:pPr>
        <w:spacing w:line="276" w:lineRule="auto"/>
        <w:jc w:val="both"/>
        <w:rPr>
          <w:rFonts w:ascii="Helvetica" w:hAnsi="Helvetica"/>
          <w:sz w:val="20"/>
          <w:szCs w:val="20"/>
          <w:u w:val="single"/>
        </w:rPr>
      </w:pPr>
      <w:r w:rsidRPr="000707C9">
        <w:rPr>
          <w:rFonts w:ascii="Helvetica" w:hAnsi="Helvetica"/>
          <w:b/>
          <w:sz w:val="20"/>
          <w:szCs w:val="20"/>
        </w:rPr>
        <w:t>VIGÉSIMA TERCERA</w:t>
      </w:r>
      <w:r w:rsidR="009E4EFD" w:rsidRPr="000707C9">
        <w:rPr>
          <w:rFonts w:ascii="Helvetica" w:hAnsi="Helvetica"/>
          <w:b/>
          <w:sz w:val="20"/>
          <w:szCs w:val="20"/>
        </w:rPr>
        <w:t xml:space="preserve">.- </w:t>
      </w:r>
      <w:r w:rsidR="009E4EFD" w:rsidRPr="000707C9">
        <w:rPr>
          <w:rFonts w:ascii="Helvetica" w:hAnsi="Helvetica"/>
          <w:b/>
          <w:sz w:val="20"/>
          <w:szCs w:val="20"/>
          <w:u w:val="single"/>
        </w:rPr>
        <w:t>ACUERDO INTEGRAL</w:t>
      </w:r>
      <w:r w:rsidR="009E4EFD" w:rsidRPr="000707C9">
        <w:rPr>
          <w:rFonts w:ascii="Helvetica" w:hAnsi="Helvetica"/>
          <w:b/>
          <w:sz w:val="20"/>
          <w:szCs w:val="20"/>
        </w:rPr>
        <w:t xml:space="preserve">. </w:t>
      </w:r>
      <w:r w:rsidR="009E4EFD" w:rsidRPr="000707C9">
        <w:rPr>
          <w:rFonts w:ascii="Helvetica" w:eastAsia="Arial Unicode MS" w:hAnsi="Helvetica"/>
          <w:bCs/>
          <w:sz w:val="20"/>
          <w:szCs w:val="20"/>
        </w:rPr>
        <w:t>Este Contrato y sus Anexos debidamente firmados por ambas Partes representa la voluntad de dichas Partes, por lo que cualquier negociación previa, acuerdo, entendimiento, ya sea verbal o por escrito, o declaraciones de cualquier naturaleza relacionados con la materia de este Contrato y cualquiera de sus Anexos quedarán sin efecto y son substituidas enteramente por los términos y condiciones establecidos en este Contrato y sus Anexos. Las partes declaran que en el presente contrato no existe error, dolo, ni lesión, así como que no tiene cláusulas contrarias al derecho, a la moral, o a las buenas costumbres.</w:t>
      </w:r>
    </w:p>
    <w:p w14:paraId="7C8560FA" w14:textId="77777777" w:rsidR="009E4EFD" w:rsidRPr="000707C9" w:rsidRDefault="009E4EFD" w:rsidP="007C7A1C">
      <w:pPr>
        <w:spacing w:line="276" w:lineRule="auto"/>
        <w:jc w:val="both"/>
        <w:rPr>
          <w:rFonts w:ascii="Helvetica" w:hAnsi="Helvetica"/>
          <w:sz w:val="20"/>
          <w:szCs w:val="20"/>
        </w:rPr>
      </w:pPr>
    </w:p>
    <w:p w14:paraId="23E6415F" w14:textId="7A617FE4" w:rsidR="009E4EFD" w:rsidRPr="000707C9" w:rsidRDefault="009E4EFD" w:rsidP="007C7A1C">
      <w:pPr>
        <w:pStyle w:val="Textodecuerpo21"/>
        <w:widowControl/>
        <w:spacing w:line="276" w:lineRule="auto"/>
        <w:ind w:left="0" w:firstLine="0"/>
        <w:rPr>
          <w:rFonts w:ascii="Helvetica" w:hAnsi="Helvetica" w:cs="Arial"/>
          <w:sz w:val="20"/>
          <w:lang w:val="es-ES"/>
        </w:rPr>
      </w:pPr>
      <w:r w:rsidRPr="000707C9">
        <w:rPr>
          <w:rFonts w:ascii="Helvetica" w:hAnsi="Helvetica" w:cs="Arial"/>
          <w:b/>
          <w:sz w:val="20"/>
          <w:lang w:val="es-ES"/>
        </w:rPr>
        <w:t xml:space="preserve">VIGÉSIMA </w:t>
      </w:r>
      <w:r w:rsidR="008422E3" w:rsidRPr="000707C9">
        <w:rPr>
          <w:rFonts w:ascii="Helvetica" w:hAnsi="Helvetica" w:cs="Arial"/>
          <w:b/>
          <w:sz w:val="20"/>
          <w:lang w:val="es-ES"/>
        </w:rPr>
        <w:t>CUARTA</w:t>
      </w:r>
      <w:r w:rsidRPr="000707C9">
        <w:rPr>
          <w:rFonts w:ascii="Helvetica" w:hAnsi="Helvetica" w:cs="Arial"/>
          <w:b/>
          <w:sz w:val="20"/>
          <w:lang w:val="es-ES"/>
        </w:rPr>
        <w:t xml:space="preserve">.- </w:t>
      </w:r>
      <w:r w:rsidRPr="000707C9">
        <w:rPr>
          <w:rFonts w:ascii="Helvetica" w:hAnsi="Helvetica" w:cs="Arial"/>
          <w:b/>
          <w:sz w:val="20"/>
          <w:u w:val="single"/>
          <w:lang w:val="es-ES"/>
        </w:rPr>
        <w:t>JURISDICCIÓN Y COMPETENCIA</w:t>
      </w:r>
      <w:r w:rsidRPr="000707C9">
        <w:rPr>
          <w:rFonts w:ascii="Helvetica" w:hAnsi="Helvetica" w:cs="Arial"/>
          <w:b/>
          <w:sz w:val="20"/>
          <w:lang w:val="es-ES"/>
        </w:rPr>
        <w:t xml:space="preserve">. </w:t>
      </w:r>
      <w:r w:rsidRPr="000707C9">
        <w:rPr>
          <w:rFonts w:ascii="Helvetica" w:hAnsi="Helvetica" w:cs="Arial"/>
          <w:sz w:val="20"/>
          <w:lang w:val="es-ES"/>
        </w:rPr>
        <w:t xml:space="preserve">Ambas Partes manifiestan que para el caso de interpretación y/o controversia que pudiera surgir del cumplimiento de las obligaciones emanadas del presente Contrato, desde ahora se someten expresamente a la competencia y jurisdicción de los tribunales competentes de la Ciudad de </w:t>
      </w:r>
      <w:r w:rsidR="008422E3" w:rsidRPr="000707C9">
        <w:rPr>
          <w:rFonts w:ascii="Helvetica" w:hAnsi="Helvetica" w:cs="Arial"/>
          <w:sz w:val="20"/>
          <w:lang w:val="es-ES"/>
        </w:rPr>
        <w:t>México</w:t>
      </w:r>
      <w:r w:rsidRPr="000707C9">
        <w:rPr>
          <w:rFonts w:ascii="Helvetica" w:hAnsi="Helvetica" w:cs="Arial"/>
          <w:sz w:val="20"/>
          <w:lang w:val="es-ES"/>
        </w:rPr>
        <w:t xml:space="preserve">, renunciando al fuero que pudiera corresponderles </w:t>
      </w:r>
      <w:proofErr w:type="gramStart"/>
      <w:r w:rsidRPr="000707C9">
        <w:rPr>
          <w:rFonts w:ascii="Helvetica" w:hAnsi="Helvetica" w:cs="Arial"/>
          <w:sz w:val="20"/>
          <w:lang w:val="es-ES"/>
        </w:rPr>
        <w:t>en razón de</w:t>
      </w:r>
      <w:proofErr w:type="gramEnd"/>
      <w:r w:rsidRPr="000707C9">
        <w:rPr>
          <w:rFonts w:ascii="Helvetica" w:hAnsi="Helvetica" w:cs="Arial"/>
          <w:sz w:val="20"/>
          <w:lang w:val="es-ES"/>
        </w:rPr>
        <w:t xml:space="preserve"> sus domicilios presentes o futuros, o por cualquier otra razón.</w:t>
      </w:r>
    </w:p>
    <w:p w14:paraId="53669860" w14:textId="77777777" w:rsidR="009E4EFD" w:rsidRPr="000707C9" w:rsidRDefault="009E4EFD" w:rsidP="007C7A1C">
      <w:pPr>
        <w:pStyle w:val="Textodecuerpo21"/>
        <w:widowControl/>
        <w:spacing w:line="276" w:lineRule="auto"/>
        <w:ind w:left="0" w:firstLine="0"/>
        <w:rPr>
          <w:rFonts w:ascii="Helvetica" w:hAnsi="Helvetica" w:cs="Arial"/>
          <w:sz w:val="20"/>
          <w:lang w:val="es-ES"/>
        </w:rPr>
      </w:pPr>
    </w:p>
    <w:p w14:paraId="21F083ED" w14:textId="21ED3412" w:rsidR="009E4EFD" w:rsidRPr="000707C9" w:rsidRDefault="009E4EFD" w:rsidP="007C7A1C">
      <w:pPr>
        <w:spacing w:line="276" w:lineRule="auto"/>
        <w:jc w:val="both"/>
        <w:rPr>
          <w:rFonts w:ascii="Helvetica" w:hAnsi="Helvetica"/>
          <w:b/>
          <w:sz w:val="20"/>
          <w:szCs w:val="20"/>
        </w:rPr>
      </w:pPr>
      <w:r w:rsidRPr="000707C9">
        <w:rPr>
          <w:rFonts w:ascii="Helvetica" w:hAnsi="Helvetica"/>
          <w:sz w:val="20"/>
          <w:szCs w:val="20"/>
        </w:rPr>
        <w:t xml:space="preserve">Leído que fue el presente contrato por las Partes, lo ratifican en todas sus partes y lo firman en 2 (dos) tantos originales en </w:t>
      </w:r>
      <w:r w:rsidR="002B1C95" w:rsidRPr="000707C9">
        <w:rPr>
          <w:rFonts w:ascii="Helvetica" w:hAnsi="Helvetica"/>
          <w:sz w:val="20"/>
          <w:szCs w:val="20"/>
        </w:rPr>
        <w:t xml:space="preserve">la </w:t>
      </w:r>
      <w:r w:rsidRPr="000707C9">
        <w:rPr>
          <w:rFonts w:ascii="Helvetica" w:hAnsi="Helvetica"/>
          <w:sz w:val="20"/>
          <w:szCs w:val="20"/>
        </w:rPr>
        <w:t>Ciudad</w:t>
      </w:r>
      <w:r w:rsidR="008422E3" w:rsidRPr="000707C9">
        <w:rPr>
          <w:rFonts w:ascii="Helvetica" w:hAnsi="Helvetica"/>
          <w:sz w:val="20"/>
          <w:szCs w:val="20"/>
        </w:rPr>
        <w:t xml:space="preserve"> de</w:t>
      </w:r>
      <w:r w:rsidRPr="000707C9">
        <w:rPr>
          <w:rFonts w:ascii="Helvetica" w:hAnsi="Helvetica"/>
          <w:sz w:val="20"/>
          <w:szCs w:val="20"/>
        </w:rPr>
        <w:t xml:space="preserve"> México el día </w:t>
      </w:r>
      <w:r w:rsidR="008422E3" w:rsidRPr="000707C9">
        <w:rPr>
          <w:rFonts w:ascii="Helvetica" w:hAnsi="Helvetica"/>
          <w:sz w:val="20"/>
          <w:szCs w:val="20"/>
        </w:rPr>
        <w:t>___</w:t>
      </w:r>
      <w:r w:rsidRPr="000707C9">
        <w:rPr>
          <w:rFonts w:ascii="Helvetica" w:hAnsi="Helvetica"/>
          <w:b/>
          <w:sz w:val="20"/>
          <w:szCs w:val="20"/>
        </w:rPr>
        <w:t xml:space="preserve"> del mes de </w:t>
      </w:r>
      <w:r w:rsidR="008422E3" w:rsidRPr="000707C9">
        <w:rPr>
          <w:rFonts w:ascii="Helvetica" w:hAnsi="Helvetica"/>
          <w:b/>
          <w:sz w:val="20"/>
          <w:szCs w:val="20"/>
        </w:rPr>
        <w:t>_____</w:t>
      </w:r>
      <w:r w:rsidRPr="000707C9">
        <w:rPr>
          <w:rFonts w:ascii="Helvetica" w:hAnsi="Helvetica"/>
          <w:b/>
          <w:sz w:val="20"/>
          <w:szCs w:val="20"/>
        </w:rPr>
        <w:t xml:space="preserve"> de </w:t>
      </w:r>
      <w:r w:rsidR="008422E3" w:rsidRPr="000707C9">
        <w:rPr>
          <w:rFonts w:ascii="Helvetica" w:hAnsi="Helvetica"/>
          <w:b/>
          <w:sz w:val="20"/>
          <w:szCs w:val="20"/>
        </w:rPr>
        <w:t>______</w:t>
      </w:r>
      <w:r w:rsidRPr="000707C9">
        <w:rPr>
          <w:rFonts w:ascii="Helvetica" w:hAnsi="Helvetica"/>
          <w:b/>
          <w:sz w:val="20"/>
          <w:szCs w:val="20"/>
        </w:rPr>
        <w:t>.</w:t>
      </w:r>
    </w:p>
    <w:p w14:paraId="2B141942" w14:textId="77777777" w:rsidR="009E4EFD" w:rsidRPr="000707C9" w:rsidRDefault="009E4EFD" w:rsidP="007C7A1C">
      <w:pPr>
        <w:pStyle w:val="Textoindependiente"/>
        <w:spacing w:line="276" w:lineRule="auto"/>
        <w:ind w:right="48"/>
        <w:jc w:val="both"/>
        <w:rPr>
          <w:rFonts w:ascii="Helvetica" w:hAnsi="Helvetica"/>
          <w:color w:val="000000" w:themeColor="text1"/>
          <w:sz w:val="20"/>
          <w:szCs w:val="20"/>
        </w:rPr>
      </w:pPr>
    </w:p>
    <w:p w14:paraId="1AD2971A" w14:textId="1BFB87A1" w:rsidR="009E4EFD" w:rsidRPr="000707C9" w:rsidRDefault="009E4EFD" w:rsidP="007C7A1C">
      <w:pPr>
        <w:pStyle w:val="Textoindependiente"/>
        <w:spacing w:line="276" w:lineRule="auto"/>
        <w:ind w:right="48"/>
        <w:jc w:val="both"/>
        <w:rPr>
          <w:rFonts w:ascii="Helvetica" w:hAnsi="Helvetica"/>
          <w:color w:val="000000" w:themeColor="text1"/>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8"/>
        <w:gridCol w:w="4460"/>
      </w:tblGrid>
      <w:tr w:rsidR="00AE47CC" w:rsidRPr="000707C9" w14:paraId="00DD37FE" w14:textId="77777777" w:rsidTr="000707C9">
        <w:tc>
          <w:tcPr>
            <w:tcW w:w="4697" w:type="dxa"/>
          </w:tcPr>
          <w:p w14:paraId="60F8E8F3" w14:textId="77777777" w:rsidR="00AE47CC" w:rsidRPr="000707C9" w:rsidRDefault="00AE47CC" w:rsidP="000707C9">
            <w:pPr>
              <w:pStyle w:val="Textoindependiente"/>
              <w:spacing w:line="276" w:lineRule="auto"/>
              <w:ind w:right="48"/>
              <w:jc w:val="center"/>
              <w:rPr>
                <w:rFonts w:ascii="Helvetica" w:hAnsi="Helvetica"/>
                <w:color w:val="000000" w:themeColor="text1"/>
                <w:sz w:val="20"/>
                <w:szCs w:val="20"/>
              </w:rPr>
            </w:pPr>
          </w:p>
          <w:p w14:paraId="4D770D88" w14:textId="77777777" w:rsidR="00AE47CC" w:rsidRDefault="00AE47CC" w:rsidP="000707C9">
            <w:pPr>
              <w:pStyle w:val="Textoindependiente"/>
              <w:spacing w:line="276" w:lineRule="auto"/>
              <w:ind w:right="48"/>
              <w:jc w:val="center"/>
              <w:rPr>
                <w:rFonts w:ascii="Helvetica" w:hAnsi="Helvetica"/>
                <w:color w:val="000000" w:themeColor="text1"/>
                <w:sz w:val="20"/>
                <w:szCs w:val="20"/>
              </w:rPr>
            </w:pPr>
          </w:p>
          <w:p w14:paraId="5770F0B1" w14:textId="77777777" w:rsidR="000707C9" w:rsidRDefault="000707C9" w:rsidP="000707C9">
            <w:pPr>
              <w:pStyle w:val="Textoindependiente"/>
              <w:spacing w:line="276" w:lineRule="auto"/>
              <w:ind w:right="48"/>
              <w:jc w:val="center"/>
              <w:rPr>
                <w:rFonts w:ascii="Helvetica" w:hAnsi="Helvetica"/>
                <w:color w:val="000000" w:themeColor="text1"/>
                <w:sz w:val="20"/>
                <w:szCs w:val="20"/>
              </w:rPr>
            </w:pPr>
          </w:p>
          <w:p w14:paraId="6B6DD060" w14:textId="77777777" w:rsidR="000707C9" w:rsidRDefault="000707C9" w:rsidP="000707C9">
            <w:pPr>
              <w:pStyle w:val="Textoindependiente"/>
              <w:spacing w:line="276" w:lineRule="auto"/>
              <w:ind w:right="48"/>
              <w:jc w:val="center"/>
              <w:rPr>
                <w:rFonts w:ascii="Helvetica" w:hAnsi="Helvetica"/>
                <w:color w:val="000000" w:themeColor="text1"/>
                <w:sz w:val="20"/>
                <w:szCs w:val="20"/>
              </w:rPr>
            </w:pPr>
          </w:p>
          <w:p w14:paraId="1D105F89" w14:textId="77777777" w:rsidR="000707C9" w:rsidRDefault="000707C9" w:rsidP="000707C9">
            <w:pPr>
              <w:pStyle w:val="Textoindependiente"/>
              <w:spacing w:line="276" w:lineRule="auto"/>
              <w:ind w:right="48"/>
              <w:jc w:val="center"/>
              <w:rPr>
                <w:rFonts w:ascii="Helvetica" w:hAnsi="Helvetica"/>
                <w:color w:val="000000" w:themeColor="text1"/>
                <w:sz w:val="20"/>
                <w:szCs w:val="20"/>
              </w:rPr>
            </w:pPr>
          </w:p>
          <w:p w14:paraId="2E94C0CD" w14:textId="77777777" w:rsidR="000707C9" w:rsidRDefault="000707C9" w:rsidP="000707C9">
            <w:pPr>
              <w:pStyle w:val="Textoindependiente"/>
              <w:spacing w:line="276" w:lineRule="auto"/>
              <w:ind w:right="48"/>
              <w:jc w:val="center"/>
              <w:rPr>
                <w:rFonts w:ascii="Helvetica" w:hAnsi="Helvetica"/>
                <w:color w:val="000000" w:themeColor="text1"/>
                <w:sz w:val="20"/>
                <w:szCs w:val="20"/>
              </w:rPr>
            </w:pPr>
          </w:p>
          <w:p w14:paraId="1382F700" w14:textId="04C6767D" w:rsidR="000707C9" w:rsidRPr="000707C9" w:rsidRDefault="000707C9" w:rsidP="000707C9">
            <w:pPr>
              <w:pStyle w:val="Textoindependiente"/>
              <w:spacing w:line="276" w:lineRule="auto"/>
              <w:ind w:right="48"/>
              <w:jc w:val="center"/>
              <w:rPr>
                <w:rFonts w:ascii="Helvetica" w:hAnsi="Helvetica"/>
                <w:color w:val="000000" w:themeColor="text1"/>
                <w:sz w:val="20"/>
                <w:szCs w:val="20"/>
              </w:rPr>
            </w:pPr>
            <w:r>
              <w:rPr>
                <w:rFonts w:ascii="Helvetica" w:hAnsi="Helvetica"/>
                <w:color w:val="000000" w:themeColor="text1"/>
                <w:sz w:val="20"/>
                <w:szCs w:val="20"/>
              </w:rPr>
              <w:t>____________________________________</w:t>
            </w:r>
          </w:p>
          <w:p w14:paraId="0366384F" w14:textId="480D9E19" w:rsidR="00AE47CC" w:rsidRPr="000707C9" w:rsidRDefault="00AE47CC" w:rsidP="000707C9">
            <w:pPr>
              <w:pStyle w:val="Textoindependiente"/>
              <w:spacing w:line="276" w:lineRule="auto"/>
              <w:ind w:right="48"/>
              <w:jc w:val="center"/>
              <w:rPr>
                <w:rFonts w:ascii="Helvetica" w:hAnsi="Helvetica"/>
                <w:color w:val="000000" w:themeColor="text1"/>
                <w:sz w:val="20"/>
                <w:szCs w:val="20"/>
              </w:rPr>
            </w:pPr>
            <w:r w:rsidRPr="000707C9">
              <w:rPr>
                <w:rFonts w:ascii="Helvetica" w:hAnsi="Helvetica"/>
                <w:color w:val="000000" w:themeColor="text1"/>
                <w:sz w:val="20"/>
                <w:szCs w:val="20"/>
              </w:rPr>
              <w:t xml:space="preserve">Nombre y Firma de </w:t>
            </w:r>
            <w:r w:rsidRPr="000707C9">
              <w:rPr>
                <w:rFonts w:ascii="Helvetica" w:hAnsi="Helvetica"/>
                <w:b/>
                <w:color w:val="000000" w:themeColor="text1"/>
                <w:sz w:val="20"/>
                <w:szCs w:val="20"/>
              </w:rPr>
              <w:t>“EL CONTRIBUYENTE”</w:t>
            </w:r>
          </w:p>
        </w:tc>
        <w:tc>
          <w:tcPr>
            <w:tcW w:w="4697" w:type="dxa"/>
          </w:tcPr>
          <w:p w14:paraId="6229EA95" w14:textId="77777777" w:rsidR="00AE47CC" w:rsidRPr="000707C9" w:rsidRDefault="00AE47CC" w:rsidP="000707C9">
            <w:pPr>
              <w:pStyle w:val="Textoindependiente"/>
              <w:spacing w:before="5" w:line="276" w:lineRule="auto"/>
              <w:ind w:right="48"/>
              <w:jc w:val="center"/>
              <w:rPr>
                <w:rFonts w:ascii="Helvetica" w:hAnsi="Helvetica"/>
                <w:b/>
                <w:bCs/>
                <w:color w:val="000000" w:themeColor="text1"/>
                <w:sz w:val="20"/>
                <w:szCs w:val="20"/>
              </w:rPr>
            </w:pPr>
          </w:p>
          <w:p w14:paraId="4C8B3529" w14:textId="77777777" w:rsidR="00AE47CC" w:rsidRDefault="00AE47CC" w:rsidP="000707C9">
            <w:pPr>
              <w:pStyle w:val="Textoindependiente"/>
              <w:spacing w:before="5" w:line="276" w:lineRule="auto"/>
              <w:ind w:right="48"/>
              <w:jc w:val="center"/>
              <w:rPr>
                <w:rFonts w:ascii="Helvetica" w:hAnsi="Helvetica"/>
                <w:b/>
                <w:bCs/>
                <w:color w:val="000000" w:themeColor="text1"/>
                <w:sz w:val="20"/>
                <w:szCs w:val="20"/>
              </w:rPr>
            </w:pPr>
          </w:p>
          <w:p w14:paraId="56483403" w14:textId="77777777" w:rsidR="000707C9" w:rsidRDefault="000707C9" w:rsidP="000707C9">
            <w:pPr>
              <w:pStyle w:val="Textoindependiente"/>
              <w:spacing w:before="5" w:line="276" w:lineRule="auto"/>
              <w:ind w:right="48"/>
              <w:jc w:val="center"/>
              <w:rPr>
                <w:rFonts w:ascii="Helvetica" w:hAnsi="Helvetica"/>
                <w:b/>
                <w:bCs/>
                <w:color w:val="000000" w:themeColor="text1"/>
                <w:sz w:val="20"/>
                <w:szCs w:val="20"/>
              </w:rPr>
            </w:pPr>
          </w:p>
          <w:p w14:paraId="402B7A1A" w14:textId="77777777" w:rsidR="000707C9" w:rsidRDefault="000707C9" w:rsidP="000707C9">
            <w:pPr>
              <w:pStyle w:val="Textoindependiente"/>
              <w:spacing w:before="5" w:line="276" w:lineRule="auto"/>
              <w:ind w:right="48"/>
              <w:jc w:val="center"/>
              <w:rPr>
                <w:rFonts w:ascii="Helvetica" w:hAnsi="Helvetica"/>
                <w:b/>
                <w:bCs/>
                <w:color w:val="000000" w:themeColor="text1"/>
                <w:sz w:val="20"/>
                <w:szCs w:val="20"/>
              </w:rPr>
            </w:pPr>
          </w:p>
          <w:p w14:paraId="6B604A59" w14:textId="77777777" w:rsidR="000707C9" w:rsidRDefault="000707C9" w:rsidP="000707C9">
            <w:pPr>
              <w:pStyle w:val="Textoindependiente"/>
              <w:spacing w:before="5" w:line="276" w:lineRule="auto"/>
              <w:ind w:right="48"/>
              <w:jc w:val="center"/>
              <w:rPr>
                <w:rFonts w:ascii="Helvetica" w:hAnsi="Helvetica"/>
                <w:b/>
                <w:bCs/>
                <w:color w:val="000000" w:themeColor="text1"/>
                <w:sz w:val="20"/>
                <w:szCs w:val="20"/>
              </w:rPr>
            </w:pPr>
          </w:p>
          <w:p w14:paraId="7517CF84" w14:textId="77777777" w:rsidR="000707C9" w:rsidRDefault="000707C9" w:rsidP="000707C9">
            <w:pPr>
              <w:pStyle w:val="Textoindependiente"/>
              <w:spacing w:before="5" w:line="276" w:lineRule="auto"/>
              <w:ind w:right="48"/>
              <w:jc w:val="center"/>
              <w:rPr>
                <w:rFonts w:ascii="Helvetica" w:hAnsi="Helvetica"/>
                <w:b/>
                <w:bCs/>
                <w:color w:val="000000" w:themeColor="text1"/>
                <w:sz w:val="20"/>
                <w:szCs w:val="20"/>
              </w:rPr>
            </w:pPr>
          </w:p>
          <w:p w14:paraId="48B71946" w14:textId="64745610" w:rsidR="000707C9" w:rsidRPr="000707C9" w:rsidRDefault="000707C9" w:rsidP="000707C9">
            <w:pPr>
              <w:pStyle w:val="Textoindependiente"/>
              <w:spacing w:before="5" w:line="276" w:lineRule="auto"/>
              <w:ind w:right="48"/>
              <w:jc w:val="center"/>
              <w:rPr>
                <w:rFonts w:ascii="Helvetica" w:hAnsi="Helvetica"/>
                <w:b/>
                <w:bCs/>
                <w:color w:val="000000" w:themeColor="text1"/>
                <w:sz w:val="20"/>
                <w:szCs w:val="20"/>
              </w:rPr>
            </w:pPr>
            <w:r>
              <w:rPr>
                <w:rFonts w:ascii="Helvetica" w:hAnsi="Helvetica"/>
                <w:b/>
                <w:bCs/>
                <w:color w:val="000000" w:themeColor="text1"/>
                <w:sz w:val="20"/>
                <w:szCs w:val="20"/>
              </w:rPr>
              <w:t>_____________________________________</w:t>
            </w:r>
          </w:p>
          <w:p w14:paraId="102792E3" w14:textId="210392C5" w:rsidR="00AE47CC" w:rsidRPr="000707C9" w:rsidRDefault="00AE47CC" w:rsidP="000707C9">
            <w:pPr>
              <w:pStyle w:val="Textoindependiente"/>
              <w:spacing w:before="5" w:line="276" w:lineRule="auto"/>
              <w:ind w:right="48"/>
              <w:jc w:val="center"/>
              <w:rPr>
                <w:rFonts w:ascii="Helvetica" w:hAnsi="Helvetica"/>
                <w:b/>
                <w:bCs/>
                <w:color w:val="000000" w:themeColor="text1"/>
                <w:sz w:val="20"/>
                <w:szCs w:val="20"/>
              </w:rPr>
            </w:pPr>
            <w:r w:rsidRPr="000707C9">
              <w:rPr>
                <w:rFonts w:ascii="Helvetica" w:hAnsi="Helvetica"/>
                <w:b/>
                <w:bCs/>
                <w:color w:val="000000" w:themeColor="text1"/>
                <w:sz w:val="20"/>
                <w:szCs w:val="20"/>
              </w:rPr>
              <w:t>LGC SERVICIOS JURÍDICOS, S.C. (EC/TAX)</w:t>
            </w:r>
          </w:p>
          <w:p w14:paraId="502D98D9" w14:textId="77777777" w:rsidR="00AE47CC" w:rsidRPr="000707C9" w:rsidRDefault="00AE47CC" w:rsidP="000707C9">
            <w:pPr>
              <w:pStyle w:val="Textoindependiente"/>
              <w:spacing w:before="5" w:line="276" w:lineRule="auto"/>
              <w:ind w:right="48"/>
              <w:jc w:val="center"/>
              <w:rPr>
                <w:rFonts w:ascii="Helvetica" w:hAnsi="Helvetica"/>
                <w:color w:val="000000" w:themeColor="text1"/>
                <w:sz w:val="20"/>
                <w:szCs w:val="20"/>
              </w:rPr>
            </w:pPr>
          </w:p>
          <w:p w14:paraId="038ADA16" w14:textId="77777777" w:rsidR="00AE47CC" w:rsidRPr="000707C9" w:rsidRDefault="00AE47CC" w:rsidP="000707C9">
            <w:pPr>
              <w:pStyle w:val="Textoindependiente"/>
              <w:spacing w:line="276" w:lineRule="auto"/>
              <w:ind w:right="48"/>
              <w:jc w:val="center"/>
              <w:rPr>
                <w:rFonts w:ascii="Helvetica" w:hAnsi="Helvetica"/>
                <w:color w:val="000000" w:themeColor="text1"/>
                <w:sz w:val="20"/>
                <w:szCs w:val="20"/>
              </w:rPr>
            </w:pPr>
          </w:p>
        </w:tc>
      </w:tr>
    </w:tbl>
    <w:p w14:paraId="74C8F3EF" w14:textId="77777777" w:rsidR="007B2FBE" w:rsidRPr="000707C9" w:rsidRDefault="007B2FBE" w:rsidP="007C7A1C">
      <w:pPr>
        <w:pStyle w:val="Textoindependiente"/>
        <w:spacing w:line="276" w:lineRule="auto"/>
        <w:ind w:right="48"/>
        <w:jc w:val="both"/>
        <w:rPr>
          <w:rFonts w:ascii="Helvetica" w:hAnsi="Helvetica"/>
          <w:color w:val="000000" w:themeColor="text1"/>
          <w:sz w:val="20"/>
          <w:szCs w:val="20"/>
        </w:rPr>
      </w:pPr>
    </w:p>
    <w:p w14:paraId="23F4D79E" w14:textId="1F6566DB" w:rsidR="00235A8D" w:rsidRPr="000707C9" w:rsidRDefault="00000000" w:rsidP="007C7A1C">
      <w:pPr>
        <w:pStyle w:val="Textoindependiente"/>
        <w:spacing w:before="5" w:line="276" w:lineRule="auto"/>
        <w:ind w:right="48"/>
        <w:jc w:val="both"/>
        <w:rPr>
          <w:rFonts w:ascii="Helvetica" w:hAnsi="Helvetica"/>
          <w:color w:val="000000" w:themeColor="text1"/>
          <w:sz w:val="20"/>
          <w:szCs w:val="20"/>
        </w:rPr>
      </w:pPr>
      <w:r w:rsidRPr="000707C9">
        <w:rPr>
          <w:rFonts w:ascii="Helvetica" w:hAnsi="Helvetica"/>
          <w:b/>
          <w:color w:val="000000" w:themeColor="text1"/>
          <w:sz w:val="20"/>
          <w:szCs w:val="20"/>
        </w:rPr>
        <w:tab/>
      </w:r>
      <w:r w:rsidR="002F7C3C" w:rsidRPr="000707C9">
        <w:rPr>
          <w:rFonts w:ascii="Helvetica" w:hAnsi="Helvetica"/>
          <w:b/>
          <w:color w:val="000000" w:themeColor="text1"/>
          <w:sz w:val="20"/>
          <w:szCs w:val="20"/>
        </w:rPr>
        <w:t xml:space="preserve"> </w:t>
      </w:r>
    </w:p>
    <w:sectPr w:rsidR="00235A8D" w:rsidRPr="000707C9" w:rsidSect="00796EC3">
      <w:headerReference w:type="even" r:id="rId7"/>
      <w:headerReference w:type="first" r:id="rId8"/>
      <w:type w:val="continuous"/>
      <w:pgSz w:w="12240" w:h="15840"/>
      <w:pgMar w:top="1418" w:right="1701" w:bottom="1531"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4AC49" w14:textId="77777777" w:rsidR="001B57C1" w:rsidRDefault="001B57C1" w:rsidP="00BF3E0F">
      <w:r>
        <w:separator/>
      </w:r>
    </w:p>
  </w:endnote>
  <w:endnote w:type="continuationSeparator" w:id="0">
    <w:p w14:paraId="2DABADC4" w14:textId="77777777" w:rsidR="001B57C1" w:rsidRDefault="001B57C1" w:rsidP="00BF3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121D8" w14:textId="77777777" w:rsidR="001B57C1" w:rsidRDefault="001B57C1" w:rsidP="00BF3E0F">
      <w:r>
        <w:separator/>
      </w:r>
    </w:p>
  </w:footnote>
  <w:footnote w:type="continuationSeparator" w:id="0">
    <w:p w14:paraId="2565DEF8" w14:textId="77777777" w:rsidR="001B57C1" w:rsidRDefault="001B57C1" w:rsidP="00BF3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4A10" w14:textId="39273219" w:rsidR="00BF3E0F" w:rsidRDefault="00000000">
    <w:pPr>
      <w:pStyle w:val="Encabezado"/>
    </w:pPr>
    <w:r>
      <w:rPr>
        <w:noProof/>
      </w:rPr>
      <w:pict w14:anchorId="2FB9B0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551954" o:spid="_x0000_s1027" type="#_x0000_t136" alt="" style="position:absolute;margin-left:0;margin-top:0;width:517.5pt;height:105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B804" w14:textId="15E765B4" w:rsidR="00BF3E0F" w:rsidRDefault="00000000">
    <w:pPr>
      <w:pStyle w:val="Encabezado"/>
    </w:pPr>
    <w:r>
      <w:rPr>
        <w:noProof/>
      </w:rPr>
      <w:pict w14:anchorId="69356B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551953" o:spid="_x0000_s1025" type="#_x0000_t136" alt="" style="position:absolute;margin-left:0;margin-top:0;width:517.5pt;height:105pt;rotation:315;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Arial&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609"/>
    <w:multiLevelType w:val="hybridMultilevel"/>
    <w:tmpl w:val="84D8F5A2"/>
    <w:lvl w:ilvl="0" w:tplc="F6D878B8">
      <w:start w:val="1"/>
      <w:numFmt w:val="upperRoman"/>
      <w:lvlText w:val="%1."/>
      <w:lvlJc w:val="right"/>
      <w:pPr>
        <w:ind w:left="323" w:hanging="360"/>
      </w:pPr>
      <w:rPr>
        <w:rFonts w:hint="default"/>
        <w:b/>
        <w:bCs/>
        <w:i w:val="0"/>
        <w:iCs w:val="0"/>
        <w:color w:val="000000" w:themeColor="text1"/>
        <w:spacing w:val="-1"/>
        <w:w w:val="106"/>
        <w:sz w:val="22"/>
        <w:szCs w:val="22"/>
        <w:lang w:val="es-ES" w:eastAsia="en-US" w:bidi="ar-SA"/>
      </w:rPr>
    </w:lvl>
    <w:lvl w:ilvl="1" w:tplc="FFFFFFFF">
      <w:start w:val="1"/>
      <w:numFmt w:val="lowerLetter"/>
      <w:lvlText w:val="%2)"/>
      <w:lvlJc w:val="left"/>
      <w:pPr>
        <w:ind w:left="121" w:hanging="112"/>
      </w:pPr>
      <w:rPr>
        <w:rFonts w:hint="default"/>
        <w:spacing w:val="-1"/>
        <w:w w:val="98"/>
        <w:lang w:val="es-ES" w:eastAsia="en-US" w:bidi="ar-SA"/>
      </w:rPr>
    </w:lvl>
    <w:lvl w:ilvl="2" w:tplc="FFFFFFFF">
      <w:numFmt w:val="bullet"/>
      <w:lvlText w:val="•"/>
      <w:lvlJc w:val="left"/>
      <w:pPr>
        <w:ind w:left="1223" w:hanging="112"/>
      </w:pPr>
      <w:rPr>
        <w:rFonts w:hint="default"/>
        <w:lang w:val="es-ES" w:eastAsia="en-US" w:bidi="ar-SA"/>
      </w:rPr>
    </w:lvl>
    <w:lvl w:ilvl="3" w:tplc="FFFFFFFF">
      <w:numFmt w:val="bullet"/>
      <w:lvlText w:val="•"/>
      <w:lvlJc w:val="left"/>
      <w:pPr>
        <w:ind w:left="1775" w:hanging="112"/>
      </w:pPr>
      <w:rPr>
        <w:rFonts w:hint="default"/>
        <w:lang w:val="es-ES" w:eastAsia="en-US" w:bidi="ar-SA"/>
      </w:rPr>
    </w:lvl>
    <w:lvl w:ilvl="4" w:tplc="FFFFFFFF">
      <w:numFmt w:val="bullet"/>
      <w:lvlText w:val="•"/>
      <w:lvlJc w:val="left"/>
      <w:pPr>
        <w:ind w:left="2327" w:hanging="112"/>
      </w:pPr>
      <w:rPr>
        <w:rFonts w:hint="default"/>
        <w:lang w:val="es-ES" w:eastAsia="en-US" w:bidi="ar-SA"/>
      </w:rPr>
    </w:lvl>
    <w:lvl w:ilvl="5" w:tplc="FFFFFFFF">
      <w:numFmt w:val="bullet"/>
      <w:lvlText w:val="•"/>
      <w:lvlJc w:val="left"/>
      <w:pPr>
        <w:ind w:left="2879" w:hanging="112"/>
      </w:pPr>
      <w:rPr>
        <w:rFonts w:hint="default"/>
        <w:lang w:val="es-ES" w:eastAsia="en-US" w:bidi="ar-SA"/>
      </w:rPr>
    </w:lvl>
    <w:lvl w:ilvl="6" w:tplc="FFFFFFFF">
      <w:numFmt w:val="bullet"/>
      <w:lvlText w:val="•"/>
      <w:lvlJc w:val="left"/>
      <w:pPr>
        <w:ind w:left="3431" w:hanging="112"/>
      </w:pPr>
      <w:rPr>
        <w:rFonts w:hint="default"/>
        <w:lang w:val="es-ES" w:eastAsia="en-US" w:bidi="ar-SA"/>
      </w:rPr>
    </w:lvl>
    <w:lvl w:ilvl="7" w:tplc="FFFFFFFF">
      <w:numFmt w:val="bullet"/>
      <w:lvlText w:val="•"/>
      <w:lvlJc w:val="left"/>
      <w:pPr>
        <w:ind w:left="3983" w:hanging="112"/>
      </w:pPr>
      <w:rPr>
        <w:rFonts w:hint="default"/>
        <w:lang w:val="es-ES" w:eastAsia="en-US" w:bidi="ar-SA"/>
      </w:rPr>
    </w:lvl>
    <w:lvl w:ilvl="8" w:tplc="FFFFFFFF">
      <w:numFmt w:val="bullet"/>
      <w:lvlText w:val="•"/>
      <w:lvlJc w:val="left"/>
      <w:pPr>
        <w:ind w:left="4535" w:hanging="112"/>
      </w:pPr>
      <w:rPr>
        <w:rFonts w:hint="default"/>
        <w:lang w:val="es-ES" w:eastAsia="en-US" w:bidi="ar-SA"/>
      </w:rPr>
    </w:lvl>
  </w:abstractNum>
  <w:abstractNum w:abstractNumId="1" w15:restartNumberingAfterBreak="0">
    <w:nsid w:val="05D862F6"/>
    <w:multiLevelType w:val="hybridMultilevel"/>
    <w:tmpl w:val="7F123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271843"/>
    <w:multiLevelType w:val="hybridMultilevel"/>
    <w:tmpl w:val="8B4A05A2"/>
    <w:lvl w:ilvl="0" w:tplc="FFFFFFFF">
      <w:start w:val="1"/>
      <w:numFmt w:val="upperRoman"/>
      <w:lvlText w:val="%1."/>
      <w:lvlJc w:val="right"/>
      <w:pPr>
        <w:ind w:left="323" w:hanging="360"/>
      </w:pPr>
      <w:rPr>
        <w:rFonts w:hint="default"/>
        <w:b/>
        <w:bCs/>
        <w:i w:val="0"/>
        <w:iCs w:val="0"/>
        <w:color w:val="000000" w:themeColor="text1"/>
        <w:spacing w:val="-1"/>
        <w:w w:val="106"/>
        <w:sz w:val="22"/>
        <w:szCs w:val="22"/>
        <w:lang w:val="es-ES" w:eastAsia="en-US" w:bidi="ar-SA"/>
      </w:rPr>
    </w:lvl>
    <w:lvl w:ilvl="1" w:tplc="FFFFFFFF">
      <w:start w:val="1"/>
      <w:numFmt w:val="lowerLetter"/>
      <w:lvlText w:val="%2)"/>
      <w:lvlJc w:val="left"/>
      <w:pPr>
        <w:ind w:left="121" w:hanging="112"/>
      </w:pPr>
      <w:rPr>
        <w:rFonts w:hint="default"/>
        <w:spacing w:val="-1"/>
        <w:w w:val="98"/>
        <w:lang w:val="es-ES" w:eastAsia="en-US" w:bidi="ar-SA"/>
      </w:rPr>
    </w:lvl>
    <w:lvl w:ilvl="2" w:tplc="FFFFFFFF">
      <w:numFmt w:val="bullet"/>
      <w:lvlText w:val="•"/>
      <w:lvlJc w:val="left"/>
      <w:pPr>
        <w:ind w:left="1223" w:hanging="112"/>
      </w:pPr>
      <w:rPr>
        <w:rFonts w:hint="default"/>
        <w:lang w:val="es-ES" w:eastAsia="en-US" w:bidi="ar-SA"/>
      </w:rPr>
    </w:lvl>
    <w:lvl w:ilvl="3" w:tplc="FFFFFFFF">
      <w:numFmt w:val="bullet"/>
      <w:lvlText w:val="•"/>
      <w:lvlJc w:val="left"/>
      <w:pPr>
        <w:ind w:left="1775" w:hanging="112"/>
      </w:pPr>
      <w:rPr>
        <w:rFonts w:hint="default"/>
        <w:lang w:val="es-ES" w:eastAsia="en-US" w:bidi="ar-SA"/>
      </w:rPr>
    </w:lvl>
    <w:lvl w:ilvl="4" w:tplc="FFFFFFFF">
      <w:numFmt w:val="bullet"/>
      <w:lvlText w:val="•"/>
      <w:lvlJc w:val="left"/>
      <w:pPr>
        <w:ind w:left="2327" w:hanging="112"/>
      </w:pPr>
      <w:rPr>
        <w:rFonts w:hint="default"/>
        <w:lang w:val="es-ES" w:eastAsia="en-US" w:bidi="ar-SA"/>
      </w:rPr>
    </w:lvl>
    <w:lvl w:ilvl="5" w:tplc="FFFFFFFF">
      <w:numFmt w:val="bullet"/>
      <w:lvlText w:val="•"/>
      <w:lvlJc w:val="left"/>
      <w:pPr>
        <w:ind w:left="2879" w:hanging="112"/>
      </w:pPr>
      <w:rPr>
        <w:rFonts w:hint="default"/>
        <w:lang w:val="es-ES" w:eastAsia="en-US" w:bidi="ar-SA"/>
      </w:rPr>
    </w:lvl>
    <w:lvl w:ilvl="6" w:tplc="FFFFFFFF">
      <w:numFmt w:val="bullet"/>
      <w:lvlText w:val="•"/>
      <w:lvlJc w:val="left"/>
      <w:pPr>
        <w:ind w:left="3431" w:hanging="112"/>
      </w:pPr>
      <w:rPr>
        <w:rFonts w:hint="default"/>
        <w:lang w:val="es-ES" w:eastAsia="en-US" w:bidi="ar-SA"/>
      </w:rPr>
    </w:lvl>
    <w:lvl w:ilvl="7" w:tplc="FFFFFFFF">
      <w:numFmt w:val="bullet"/>
      <w:lvlText w:val="•"/>
      <w:lvlJc w:val="left"/>
      <w:pPr>
        <w:ind w:left="3983" w:hanging="112"/>
      </w:pPr>
      <w:rPr>
        <w:rFonts w:hint="default"/>
        <w:lang w:val="es-ES" w:eastAsia="en-US" w:bidi="ar-SA"/>
      </w:rPr>
    </w:lvl>
    <w:lvl w:ilvl="8" w:tplc="FFFFFFFF">
      <w:numFmt w:val="bullet"/>
      <w:lvlText w:val="•"/>
      <w:lvlJc w:val="left"/>
      <w:pPr>
        <w:ind w:left="4535" w:hanging="112"/>
      </w:pPr>
      <w:rPr>
        <w:rFonts w:hint="default"/>
        <w:lang w:val="es-ES" w:eastAsia="en-US" w:bidi="ar-SA"/>
      </w:rPr>
    </w:lvl>
  </w:abstractNum>
  <w:abstractNum w:abstractNumId="3" w15:restartNumberingAfterBreak="0">
    <w:nsid w:val="102F2066"/>
    <w:multiLevelType w:val="hybridMultilevel"/>
    <w:tmpl w:val="6C42ABA4"/>
    <w:lvl w:ilvl="0" w:tplc="FFFFFFFF">
      <w:start w:val="1"/>
      <w:numFmt w:val="decimal"/>
      <w:lvlText w:val="%1."/>
      <w:lvlJc w:val="left"/>
      <w:pPr>
        <w:ind w:left="323" w:hanging="360"/>
      </w:pPr>
      <w:rPr>
        <w:rFonts w:hint="default"/>
        <w:b/>
        <w:bCs/>
        <w:i w:val="0"/>
        <w:iCs w:val="0"/>
        <w:color w:val="000000" w:themeColor="text1"/>
        <w:spacing w:val="-1"/>
        <w:w w:val="106"/>
        <w:sz w:val="22"/>
        <w:szCs w:val="22"/>
        <w:lang w:val="es-ES" w:eastAsia="en-US" w:bidi="ar-SA"/>
      </w:rPr>
    </w:lvl>
    <w:lvl w:ilvl="1" w:tplc="FFFFFFFF">
      <w:start w:val="1"/>
      <w:numFmt w:val="lowerLetter"/>
      <w:lvlText w:val="%2)"/>
      <w:lvlJc w:val="left"/>
      <w:pPr>
        <w:ind w:left="121" w:hanging="112"/>
      </w:pPr>
      <w:rPr>
        <w:rFonts w:hint="default"/>
        <w:spacing w:val="-1"/>
        <w:w w:val="98"/>
        <w:lang w:val="es-ES" w:eastAsia="en-US" w:bidi="ar-SA"/>
      </w:rPr>
    </w:lvl>
    <w:lvl w:ilvl="2" w:tplc="FFFFFFFF">
      <w:numFmt w:val="bullet"/>
      <w:lvlText w:val="•"/>
      <w:lvlJc w:val="left"/>
      <w:pPr>
        <w:ind w:left="1223" w:hanging="112"/>
      </w:pPr>
      <w:rPr>
        <w:rFonts w:hint="default"/>
        <w:lang w:val="es-ES" w:eastAsia="en-US" w:bidi="ar-SA"/>
      </w:rPr>
    </w:lvl>
    <w:lvl w:ilvl="3" w:tplc="FFFFFFFF">
      <w:numFmt w:val="bullet"/>
      <w:lvlText w:val="•"/>
      <w:lvlJc w:val="left"/>
      <w:pPr>
        <w:ind w:left="1775" w:hanging="112"/>
      </w:pPr>
      <w:rPr>
        <w:rFonts w:hint="default"/>
        <w:lang w:val="es-ES" w:eastAsia="en-US" w:bidi="ar-SA"/>
      </w:rPr>
    </w:lvl>
    <w:lvl w:ilvl="4" w:tplc="FFFFFFFF">
      <w:numFmt w:val="bullet"/>
      <w:lvlText w:val="•"/>
      <w:lvlJc w:val="left"/>
      <w:pPr>
        <w:ind w:left="2327" w:hanging="112"/>
      </w:pPr>
      <w:rPr>
        <w:rFonts w:hint="default"/>
        <w:lang w:val="es-ES" w:eastAsia="en-US" w:bidi="ar-SA"/>
      </w:rPr>
    </w:lvl>
    <w:lvl w:ilvl="5" w:tplc="FFFFFFFF">
      <w:numFmt w:val="bullet"/>
      <w:lvlText w:val="•"/>
      <w:lvlJc w:val="left"/>
      <w:pPr>
        <w:ind w:left="2879" w:hanging="112"/>
      </w:pPr>
      <w:rPr>
        <w:rFonts w:hint="default"/>
        <w:lang w:val="es-ES" w:eastAsia="en-US" w:bidi="ar-SA"/>
      </w:rPr>
    </w:lvl>
    <w:lvl w:ilvl="6" w:tplc="FFFFFFFF">
      <w:numFmt w:val="bullet"/>
      <w:lvlText w:val="•"/>
      <w:lvlJc w:val="left"/>
      <w:pPr>
        <w:ind w:left="3431" w:hanging="112"/>
      </w:pPr>
      <w:rPr>
        <w:rFonts w:hint="default"/>
        <w:lang w:val="es-ES" w:eastAsia="en-US" w:bidi="ar-SA"/>
      </w:rPr>
    </w:lvl>
    <w:lvl w:ilvl="7" w:tplc="FFFFFFFF">
      <w:numFmt w:val="bullet"/>
      <w:lvlText w:val="•"/>
      <w:lvlJc w:val="left"/>
      <w:pPr>
        <w:ind w:left="3983" w:hanging="112"/>
      </w:pPr>
      <w:rPr>
        <w:rFonts w:hint="default"/>
        <w:lang w:val="es-ES" w:eastAsia="en-US" w:bidi="ar-SA"/>
      </w:rPr>
    </w:lvl>
    <w:lvl w:ilvl="8" w:tplc="FFFFFFFF">
      <w:numFmt w:val="bullet"/>
      <w:lvlText w:val="•"/>
      <w:lvlJc w:val="left"/>
      <w:pPr>
        <w:ind w:left="4535" w:hanging="112"/>
      </w:pPr>
      <w:rPr>
        <w:rFonts w:hint="default"/>
        <w:lang w:val="es-ES" w:eastAsia="en-US" w:bidi="ar-SA"/>
      </w:rPr>
    </w:lvl>
  </w:abstractNum>
  <w:abstractNum w:abstractNumId="4" w15:restartNumberingAfterBreak="0">
    <w:nsid w:val="19160DEA"/>
    <w:multiLevelType w:val="hybridMultilevel"/>
    <w:tmpl w:val="F0987870"/>
    <w:lvl w:ilvl="0" w:tplc="080A0019">
      <w:start w:val="1"/>
      <w:numFmt w:val="lowerLetter"/>
      <w:lvlText w:val="%1."/>
      <w:lvlJc w:val="left"/>
      <w:pPr>
        <w:ind w:left="720" w:hanging="360"/>
      </w:pPr>
    </w:lvl>
    <w:lvl w:ilvl="1" w:tplc="D6BEDE9E">
      <w:start w:val="1"/>
      <w:numFmt w:val="lowerLetter"/>
      <w:lvlText w:val="%2."/>
      <w:lvlJc w:val="lef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A3B6DB3"/>
    <w:multiLevelType w:val="hybridMultilevel"/>
    <w:tmpl w:val="9A762E86"/>
    <w:lvl w:ilvl="0" w:tplc="FFFFFFFF">
      <w:start w:val="4"/>
      <w:numFmt w:val="upperRoman"/>
      <w:lvlText w:val="%1-"/>
      <w:lvlJc w:val="left"/>
      <w:pPr>
        <w:ind w:left="119" w:hanging="156"/>
      </w:pPr>
      <w:rPr>
        <w:rFonts w:ascii="Arial" w:eastAsia="Arial" w:hAnsi="Arial" w:cs="Arial" w:hint="default"/>
        <w:b/>
        <w:bCs/>
        <w:i w:val="0"/>
        <w:iCs w:val="0"/>
        <w:color w:val="000000" w:themeColor="text1"/>
        <w:spacing w:val="-1"/>
        <w:w w:val="106"/>
        <w:sz w:val="24"/>
        <w:szCs w:val="24"/>
        <w:lang w:val="es-ES" w:eastAsia="en-US" w:bidi="ar-SA"/>
      </w:rPr>
    </w:lvl>
    <w:lvl w:ilvl="1" w:tplc="FFFFFFFF">
      <w:start w:val="1"/>
      <w:numFmt w:val="lowerLetter"/>
      <w:lvlText w:val="%2)"/>
      <w:lvlJc w:val="left"/>
      <w:pPr>
        <w:ind w:left="121" w:hanging="112"/>
      </w:pPr>
      <w:rPr>
        <w:rFonts w:hint="default"/>
        <w:spacing w:val="-1"/>
        <w:w w:val="98"/>
        <w:lang w:val="es-ES" w:eastAsia="en-US" w:bidi="ar-SA"/>
      </w:rPr>
    </w:lvl>
    <w:lvl w:ilvl="2" w:tplc="FFFFFFFF">
      <w:numFmt w:val="bullet"/>
      <w:lvlText w:val="•"/>
      <w:lvlJc w:val="left"/>
      <w:pPr>
        <w:ind w:left="1223" w:hanging="112"/>
      </w:pPr>
      <w:rPr>
        <w:rFonts w:hint="default"/>
        <w:lang w:val="es-ES" w:eastAsia="en-US" w:bidi="ar-SA"/>
      </w:rPr>
    </w:lvl>
    <w:lvl w:ilvl="3" w:tplc="FFFFFFFF">
      <w:numFmt w:val="bullet"/>
      <w:lvlText w:val="•"/>
      <w:lvlJc w:val="left"/>
      <w:pPr>
        <w:ind w:left="1775" w:hanging="112"/>
      </w:pPr>
      <w:rPr>
        <w:rFonts w:hint="default"/>
        <w:lang w:val="es-ES" w:eastAsia="en-US" w:bidi="ar-SA"/>
      </w:rPr>
    </w:lvl>
    <w:lvl w:ilvl="4" w:tplc="FFFFFFFF">
      <w:numFmt w:val="bullet"/>
      <w:lvlText w:val="•"/>
      <w:lvlJc w:val="left"/>
      <w:pPr>
        <w:ind w:left="2327" w:hanging="112"/>
      </w:pPr>
      <w:rPr>
        <w:rFonts w:hint="default"/>
        <w:lang w:val="es-ES" w:eastAsia="en-US" w:bidi="ar-SA"/>
      </w:rPr>
    </w:lvl>
    <w:lvl w:ilvl="5" w:tplc="FFFFFFFF">
      <w:numFmt w:val="bullet"/>
      <w:lvlText w:val="•"/>
      <w:lvlJc w:val="left"/>
      <w:pPr>
        <w:ind w:left="2879" w:hanging="112"/>
      </w:pPr>
      <w:rPr>
        <w:rFonts w:hint="default"/>
        <w:lang w:val="es-ES" w:eastAsia="en-US" w:bidi="ar-SA"/>
      </w:rPr>
    </w:lvl>
    <w:lvl w:ilvl="6" w:tplc="FFFFFFFF">
      <w:numFmt w:val="bullet"/>
      <w:lvlText w:val="•"/>
      <w:lvlJc w:val="left"/>
      <w:pPr>
        <w:ind w:left="3431" w:hanging="112"/>
      </w:pPr>
      <w:rPr>
        <w:rFonts w:hint="default"/>
        <w:lang w:val="es-ES" w:eastAsia="en-US" w:bidi="ar-SA"/>
      </w:rPr>
    </w:lvl>
    <w:lvl w:ilvl="7" w:tplc="FFFFFFFF">
      <w:numFmt w:val="bullet"/>
      <w:lvlText w:val="•"/>
      <w:lvlJc w:val="left"/>
      <w:pPr>
        <w:ind w:left="3983" w:hanging="112"/>
      </w:pPr>
      <w:rPr>
        <w:rFonts w:hint="default"/>
        <w:lang w:val="es-ES" w:eastAsia="en-US" w:bidi="ar-SA"/>
      </w:rPr>
    </w:lvl>
    <w:lvl w:ilvl="8" w:tplc="FFFFFFFF">
      <w:numFmt w:val="bullet"/>
      <w:lvlText w:val="•"/>
      <w:lvlJc w:val="left"/>
      <w:pPr>
        <w:ind w:left="4535" w:hanging="112"/>
      </w:pPr>
      <w:rPr>
        <w:rFonts w:hint="default"/>
        <w:lang w:val="es-ES" w:eastAsia="en-US" w:bidi="ar-SA"/>
      </w:rPr>
    </w:lvl>
  </w:abstractNum>
  <w:abstractNum w:abstractNumId="6" w15:restartNumberingAfterBreak="0">
    <w:nsid w:val="23B62782"/>
    <w:multiLevelType w:val="hybridMultilevel"/>
    <w:tmpl w:val="D6B2EC6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60604E0"/>
    <w:multiLevelType w:val="hybridMultilevel"/>
    <w:tmpl w:val="448AF960"/>
    <w:lvl w:ilvl="0" w:tplc="89421D82">
      <w:start w:val="1"/>
      <w:numFmt w:val="decimal"/>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D557522"/>
    <w:multiLevelType w:val="hybridMultilevel"/>
    <w:tmpl w:val="9A762E86"/>
    <w:lvl w:ilvl="0" w:tplc="4D9238DE">
      <w:start w:val="4"/>
      <w:numFmt w:val="upperRoman"/>
      <w:lvlText w:val="%1-"/>
      <w:lvlJc w:val="left"/>
      <w:pPr>
        <w:ind w:left="119" w:hanging="156"/>
      </w:pPr>
      <w:rPr>
        <w:rFonts w:ascii="Arial" w:eastAsia="Arial" w:hAnsi="Arial" w:cs="Arial" w:hint="default"/>
        <w:b/>
        <w:bCs/>
        <w:i w:val="0"/>
        <w:iCs w:val="0"/>
        <w:color w:val="000000" w:themeColor="text1"/>
        <w:spacing w:val="-1"/>
        <w:w w:val="106"/>
        <w:sz w:val="24"/>
        <w:szCs w:val="24"/>
        <w:lang w:val="es-ES" w:eastAsia="en-US" w:bidi="ar-SA"/>
      </w:rPr>
    </w:lvl>
    <w:lvl w:ilvl="1" w:tplc="FFFFFFFF">
      <w:start w:val="1"/>
      <w:numFmt w:val="lowerLetter"/>
      <w:lvlText w:val="%2)"/>
      <w:lvlJc w:val="left"/>
      <w:pPr>
        <w:ind w:left="121" w:hanging="112"/>
      </w:pPr>
      <w:rPr>
        <w:rFonts w:hint="default"/>
        <w:spacing w:val="-1"/>
        <w:w w:val="98"/>
        <w:lang w:val="es-ES" w:eastAsia="en-US" w:bidi="ar-SA"/>
      </w:rPr>
    </w:lvl>
    <w:lvl w:ilvl="2" w:tplc="FFFFFFFF">
      <w:numFmt w:val="bullet"/>
      <w:lvlText w:val="•"/>
      <w:lvlJc w:val="left"/>
      <w:pPr>
        <w:ind w:left="1223" w:hanging="112"/>
      </w:pPr>
      <w:rPr>
        <w:rFonts w:hint="default"/>
        <w:lang w:val="es-ES" w:eastAsia="en-US" w:bidi="ar-SA"/>
      </w:rPr>
    </w:lvl>
    <w:lvl w:ilvl="3" w:tplc="FFFFFFFF">
      <w:numFmt w:val="bullet"/>
      <w:lvlText w:val="•"/>
      <w:lvlJc w:val="left"/>
      <w:pPr>
        <w:ind w:left="1775" w:hanging="112"/>
      </w:pPr>
      <w:rPr>
        <w:rFonts w:hint="default"/>
        <w:lang w:val="es-ES" w:eastAsia="en-US" w:bidi="ar-SA"/>
      </w:rPr>
    </w:lvl>
    <w:lvl w:ilvl="4" w:tplc="FFFFFFFF">
      <w:numFmt w:val="bullet"/>
      <w:lvlText w:val="•"/>
      <w:lvlJc w:val="left"/>
      <w:pPr>
        <w:ind w:left="2327" w:hanging="112"/>
      </w:pPr>
      <w:rPr>
        <w:rFonts w:hint="default"/>
        <w:lang w:val="es-ES" w:eastAsia="en-US" w:bidi="ar-SA"/>
      </w:rPr>
    </w:lvl>
    <w:lvl w:ilvl="5" w:tplc="FFFFFFFF">
      <w:numFmt w:val="bullet"/>
      <w:lvlText w:val="•"/>
      <w:lvlJc w:val="left"/>
      <w:pPr>
        <w:ind w:left="2879" w:hanging="112"/>
      </w:pPr>
      <w:rPr>
        <w:rFonts w:hint="default"/>
        <w:lang w:val="es-ES" w:eastAsia="en-US" w:bidi="ar-SA"/>
      </w:rPr>
    </w:lvl>
    <w:lvl w:ilvl="6" w:tplc="FFFFFFFF">
      <w:numFmt w:val="bullet"/>
      <w:lvlText w:val="•"/>
      <w:lvlJc w:val="left"/>
      <w:pPr>
        <w:ind w:left="3431" w:hanging="112"/>
      </w:pPr>
      <w:rPr>
        <w:rFonts w:hint="default"/>
        <w:lang w:val="es-ES" w:eastAsia="en-US" w:bidi="ar-SA"/>
      </w:rPr>
    </w:lvl>
    <w:lvl w:ilvl="7" w:tplc="FFFFFFFF">
      <w:numFmt w:val="bullet"/>
      <w:lvlText w:val="•"/>
      <w:lvlJc w:val="left"/>
      <w:pPr>
        <w:ind w:left="3983" w:hanging="112"/>
      </w:pPr>
      <w:rPr>
        <w:rFonts w:hint="default"/>
        <w:lang w:val="es-ES" w:eastAsia="en-US" w:bidi="ar-SA"/>
      </w:rPr>
    </w:lvl>
    <w:lvl w:ilvl="8" w:tplc="FFFFFFFF">
      <w:numFmt w:val="bullet"/>
      <w:lvlText w:val="•"/>
      <w:lvlJc w:val="left"/>
      <w:pPr>
        <w:ind w:left="4535" w:hanging="112"/>
      </w:pPr>
      <w:rPr>
        <w:rFonts w:hint="default"/>
        <w:lang w:val="es-ES" w:eastAsia="en-US" w:bidi="ar-SA"/>
      </w:rPr>
    </w:lvl>
  </w:abstractNum>
  <w:abstractNum w:abstractNumId="9" w15:restartNumberingAfterBreak="0">
    <w:nsid w:val="516A26F7"/>
    <w:multiLevelType w:val="hybridMultilevel"/>
    <w:tmpl w:val="243EE07A"/>
    <w:lvl w:ilvl="0" w:tplc="080A000F">
      <w:start w:val="1"/>
      <w:numFmt w:val="decimal"/>
      <w:lvlText w:val="%1."/>
      <w:lvlJc w:val="left"/>
      <w:pPr>
        <w:ind w:left="323" w:hanging="360"/>
      </w:pPr>
      <w:rPr>
        <w:rFonts w:hint="default"/>
        <w:b/>
        <w:bCs/>
        <w:i w:val="0"/>
        <w:iCs w:val="0"/>
        <w:color w:val="000000" w:themeColor="text1"/>
        <w:spacing w:val="-1"/>
        <w:w w:val="106"/>
        <w:sz w:val="22"/>
        <w:szCs w:val="22"/>
        <w:lang w:val="es-ES" w:eastAsia="en-US" w:bidi="ar-SA"/>
      </w:rPr>
    </w:lvl>
    <w:lvl w:ilvl="1" w:tplc="FFFFFFFF">
      <w:start w:val="1"/>
      <w:numFmt w:val="lowerLetter"/>
      <w:lvlText w:val="%2)"/>
      <w:lvlJc w:val="left"/>
      <w:pPr>
        <w:ind w:left="121" w:hanging="112"/>
      </w:pPr>
      <w:rPr>
        <w:rFonts w:hint="default"/>
        <w:spacing w:val="-1"/>
        <w:w w:val="98"/>
        <w:lang w:val="es-ES" w:eastAsia="en-US" w:bidi="ar-SA"/>
      </w:rPr>
    </w:lvl>
    <w:lvl w:ilvl="2" w:tplc="FFFFFFFF">
      <w:numFmt w:val="bullet"/>
      <w:lvlText w:val="•"/>
      <w:lvlJc w:val="left"/>
      <w:pPr>
        <w:ind w:left="1223" w:hanging="112"/>
      </w:pPr>
      <w:rPr>
        <w:rFonts w:hint="default"/>
        <w:lang w:val="es-ES" w:eastAsia="en-US" w:bidi="ar-SA"/>
      </w:rPr>
    </w:lvl>
    <w:lvl w:ilvl="3" w:tplc="FFFFFFFF">
      <w:numFmt w:val="bullet"/>
      <w:lvlText w:val="•"/>
      <w:lvlJc w:val="left"/>
      <w:pPr>
        <w:ind w:left="1775" w:hanging="112"/>
      </w:pPr>
      <w:rPr>
        <w:rFonts w:hint="default"/>
        <w:lang w:val="es-ES" w:eastAsia="en-US" w:bidi="ar-SA"/>
      </w:rPr>
    </w:lvl>
    <w:lvl w:ilvl="4" w:tplc="FFFFFFFF">
      <w:numFmt w:val="bullet"/>
      <w:lvlText w:val="•"/>
      <w:lvlJc w:val="left"/>
      <w:pPr>
        <w:ind w:left="2327" w:hanging="112"/>
      </w:pPr>
      <w:rPr>
        <w:rFonts w:hint="default"/>
        <w:lang w:val="es-ES" w:eastAsia="en-US" w:bidi="ar-SA"/>
      </w:rPr>
    </w:lvl>
    <w:lvl w:ilvl="5" w:tplc="FFFFFFFF">
      <w:numFmt w:val="bullet"/>
      <w:lvlText w:val="•"/>
      <w:lvlJc w:val="left"/>
      <w:pPr>
        <w:ind w:left="2879" w:hanging="112"/>
      </w:pPr>
      <w:rPr>
        <w:rFonts w:hint="default"/>
        <w:lang w:val="es-ES" w:eastAsia="en-US" w:bidi="ar-SA"/>
      </w:rPr>
    </w:lvl>
    <w:lvl w:ilvl="6" w:tplc="FFFFFFFF">
      <w:numFmt w:val="bullet"/>
      <w:lvlText w:val="•"/>
      <w:lvlJc w:val="left"/>
      <w:pPr>
        <w:ind w:left="3431" w:hanging="112"/>
      </w:pPr>
      <w:rPr>
        <w:rFonts w:hint="default"/>
        <w:lang w:val="es-ES" w:eastAsia="en-US" w:bidi="ar-SA"/>
      </w:rPr>
    </w:lvl>
    <w:lvl w:ilvl="7" w:tplc="FFFFFFFF">
      <w:numFmt w:val="bullet"/>
      <w:lvlText w:val="•"/>
      <w:lvlJc w:val="left"/>
      <w:pPr>
        <w:ind w:left="3983" w:hanging="112"/>
      </w:pPr>
      <w:rPr>
        <w:rFonts w:hint="default"/>
        <w:lang w:val="es-ES" w:eastAsia="en-US" w:bidi="ar-SA"/>
      </w:rPr>
    </w:lvl>
    <w:lvl w:ilvl="8" w:tplc="FFFFFFFF">
      <w:numFmt w:val="bullet"/>
      <w:lvlText w:val="•"/>
      <w:lvlJc w:val="left"/>
      <w:pPr>
        <w:ind w:left="4535" w:hanging="112"/>
      </w:pPr>
      <w:rPr>
        <w:rFonts w:hint="default"/>
        <w:lang w:val="es-ES" w:eastAsia="en-US" w:bidi="ar-SA"/>
      </w:rPr>
    </w:lvl>
  </w:abstractNum>
  <w:abstractNum w:abstractNumId="10" w15:restartNumberingAfterBreak="0">
    <w:nsid w:val="55590F68"/>
    <w:multiLevelType w:val="hybridMultilevel"/>
    <w:tmpl w:val="D9DA1E82"/>
    <w:lvl w:ilvl="0" w:tplc="AE42D044">
      <w:start w:val="4"/>
      <w:numFmt w:val="upperRoman"/>
      <w:lvlText w:val="%1-"/>
      <w:lvlJc w:val="left"/>
      <w:pPr>
        <w:ind w:left="119" w:hanging="156"/>
      </w:pPr>
      <w:rPr>
        <w:rFonts w:ascii="Arial" w:eastAsia="Arial" w:hAnsi="Arial" w:cs="Arial" w:hint="default"/>
        <w:b w:val="0"/>
        <w:bCs w:val="0"/>
        <w:i w:val="0"/>
        <w:iCs w:val="0"/>
        <w:color w:val="6B6B69"/>
        <w:spacing w:val="-1"/>
        <w:w w:val="106"/>
        <w:sz w:val="24"/>
        <w:szCs w:val="24"/>
        <w:lang w:val="es-ES" w:eastAsia="en-US" w:bidi="ar-SA"/>
      </w:rPr>
    </w:lvl>
    <w:lvl w:ilvl="1" w:tplc="A5565260">
      <w:start w:val="1"/>
      <w:numFmt w:val="lowerLetter"/>
      <w:lvlText w:val="%2)"/>
      <w:lvlJc w:val="left"/>
      <w:pPr>
        <w:ind w:left="121" w:hanging="112"/>
      </w:pPr>
      <w:rPr>
        <w:rFonts w:hint="default"/>
        <w:spacing w:val="-1"/>
        <w:w w:val="98"/>
        <w:lang w:val="es-ES" w:eastAsia="en-US" w:bidi="ar-SA"/>
      </w:rPr>
    </w:lvl>
    <w:lvl w:ilvl="2" w:tplc="98DA7732">
      <w:numFmt w:val="bullet"/>
      <w:lvlText w:val="•"/>
      <w:lvlJc w:val="left"/>
      <w:pPr>
        <w:ind w:left="1223" w:hanging="112"/>
      </w:pPr>
      <w:rPr>
        <w:rFonts w:hint="default"/>
        <w:lang w:val="es-ES" w:eastAsia="en-US" w:bidi="ar-SA"/>
      </w:rPr>
    </w:lvl>
    <w:lvl w:ilvl="3" w:tplc="4864B05C">
      <w:numFmt w:val="bullet"/>
      <w:lvlText w:val="•"/>
      <w:lvlJc w:val="left"/>
      <w:pPr>
        <w:ind w:left="1775" w:hanging="112"/>
      </w:pPr>
      <w:rPr>
        <w:rFonts w:hint="default"/>
        <w:lang w:val="es-ES" w:eastAsia="en-US" w:bidi="ar-SA"/>
      </w:rPr>
    </w:lvl>
    <w:lvl w:ilvl="4" w:tplc="5AF02A02">
      <w:numFmt w:val="bullet"/>
      <w:lvlText w:val="•"/>
      <w:lvlJc w:val="left"/>
      <w:pPr>
        <w:ind w:left="2327" w:hanging="112"/>
      </w:pPr>
      <w:rPr>
        <w:rFonts w:hint="default"/>
        <w:lang w:val="es-ES" w:eastAsia="en-US" w:bidi="ar-SA"/>
      </w:rPr>
    </w:lvl>
    <w:lvl w:ilvl="5" w:tplc="05D63DC2">
      <w:numFmt w:val="bullet"/>
      <w:lvlText w:val="•"/>
      <w:lvlJc w:val="left"/>
      <w:pPr>
        <w:ind w:left="2879" w:hanging="112"/>
      </w:pPr>
      <w:rPr>
        <w:rFonts w:hint="default"/>
        <w:lang w:val="es-ES" w:eastAsia="en-US" w:bidi="ar-SA"/>
      </w:rPr>
    </w:lvl>
    <w:lvl w:ilvl="6" w:tplc="C9D43D78">
      <w:numFmt w:val="bullet"/>
      <w:lvlText w:val="•"/>
      <w:lvlJc w:val="left"/>
      <w:pPr>
        <w:ind w:left="3431" w:hanging="112"/>
      </w:pPr>
      <w:rPr>
        <w:rFonts w:hint="default"/>
        <w:lang w:val="es-ES" w:eastAsia="en-US" w:bidi="ar-SA"/>
      </w:rPr>
    </w:lvl>
    <w:lvl w:ilvl="7" w:tplc="8910BD3E">
      <w:numFmt w:val="bullet"/>
      <w:lvlText w:val="•"/>
      <w:lvlJc w:val="left"/>
      <w:pPr>
        <w:ind w:left="3983" w:hanging="112"/>
      </w:pPr>
      <w:rPr>
        <w:rFonts w:hint="default"/>
        <w:lang w:val="es-ES" w:eastAsia="en-US" w:bidi="ar-SA"/>
      </w:rPr>
    </w:lvl>
    <w:lvl w:ilvl="8" w:tplc="63704C10">
      <w:numFmt w:val="bullet"/>
      <w:lvlText w:val="•"/>
      <w:lvlJc w:val="left"/>
      <w:pPr>
        <w:ind w:left="4535" w:hanging="112"/>
      </w:pPr>
      <w:rPr>
        <w:rFonts w:hint="default"/>
        <w:lang w:val="es-ES" w:eastAsia="en-US" w:bidi="ar-SA"/>
      </w:rPr>
    </w:lvl>
  </w:abstractNum>
  <w:abstractNum w:abstractNumId="11" w15:restartNumberingAfterBreak="0">
    <w:nsid w:val="660E722D"/>
    <w:multiLevelType w:val="hybridMultilevel"/>
    <w:tmpl w:val="170A3C42"/>
    <w:lvl w:ilvl="0" w:tplc="19FAD8F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8B04179"/>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CAA669B"/>
    <w:multiLevelType w:val="hybridMultilevel"/>
    <w:tmpl w:val="6C42ABA4"/>
    <w:lvl w:ilvl="0" w:tplc="080A000F">
      <w:start w:val="1"/>
      <w:numFmt w:val="decimal"/>
      <w:lvlText w:val="%1."/>
      <w:lvlJc w:val="left"/>
      <w:pPr>
        <w:ind w:left="323" w:hanging="360"/>
      </w:pPr>
      <w:rPr>
        <w:rFonts w:hint="default"/>
        <w:b/>
        <w:bCs/>
        <w:i w:val="0"/>
        <w:iCs w:val="0"/>
        <w:color w:val="000000" w:themeColor="text1"/>
        <w:spacing w:val="-1"/>
        <w:w w:val="106"/>
        <w:sz w:val="22"/>
        <w:szCs w:val="22"/>
        <w:lang w:val="es-ES" w:eastAsia="en-US" w:bidi="ar-SA"/>
      </w:rPr>
    </w:lvl>
    <w:lvl w:ilvl="1" w:tplc="FFFFFFFF">
      <w:start w:val="1"/>
      <w:numFmt w:val="lowerLetter"/>
      <w:lvlText w:val="%2)"/>
      <w:lvlJc w:val="left"/>
      <w:pPr>
        <w:ind w:left="121" w:hanging="112"/>
      </w:pPr>
      <w:rPr>
        <w:rFonts w:hint="default"/>
        <w:spacing w:val="-1"/>
        <w:w w:val="98"/>
        <w:lang w:val="es-ES" w:eastAsia="en-US" w:bidi="ar-SA"/>
      </w:rPr>
    </w:lvl>
    <w:lvl w:ilvl="2" w:tplc="FFFFFFFF">
      <w:numFmt w:val="bullet"/>
      <w:lvlText w:val="•"/>
      <w:lvlJc w:val="left"/>
      <w:pPr>
        <w:ind w:left="1223" w:hanging="112"/>
      </w:pPr>
      <w:rPr>
        <w:rFonts w:hint="default"/>
        <w:lang w:val="es-ES" w:eastAsia="en-US" w:bidi="ar-SA"/>
      </w:rPr>
    </w:lvl>
    <w:lvl w:ilvl="3" w:tplc="FFFFFFFF">
      <w:numFmt w:val="bullet"/>
      <w:lvlText w:val="•"/>
      <w:lvlJc w:val="left"/>
      <w:pPr>
        <w:ind w:left="1775" w:hanging="112"/>
      </w:pPr>
      <w:rPr>
        <w:rFonts w:hint="default"/>
        <w:lang w:val="es-ES" w:eastAsia="en-US" w:bidi="ar-SA"/>
      </w:rPr>
    </w:lvl>
    <w:lvl w:ilvl="4" w:tplc="FFFFFFFF">
      <w:numFmt w:val="bullet"/>
      <w:lvlText w:val="•"/>
      <w:lvlJc w:val="left"/>
      <w:pPr>
        <w:ind w:left="2327" w:hanging="112"/>
      </w:pPr>
      <w:rPr>
        <w:rFonts w:hint="default"/>
        <w:lang w:val="es-ES" w:eastAsia="en-US" w:bidi="ar-SA"/>
      </w:rPr>
    </w:lvl>
    <w:lvl w:ilvl="5" w:tplc="FFFFFFFF">
      <w:numFmt w:val="bullet"/>
      <w:lvlText w:val="•"/>
      <w:lvlJc w:val="left"/>
      <w:pPr>
        <w:ind w:left="2879" w:hanging="112"/>
      </w:pPr>
      <w:rPr>
        <w:rFonts w:hint="default"/>
        <w:lang w:val="es-ES" w:eastAsia="en-US" w:bidi="ar-SA"/>
      </w:rPr>
    </w:lvl>
    <w:lvl w:ilvl="6" w:tplc="FFFFFFFF">
      <w:numFmt w:val="bullet"/>
      <w:lvlText w:val="•"/>
      <w:lvlJc w:val="left"/>
      <w:pPr>
        <w:ind w:left="3431" w:hanging="112"/>
      </w:pPr>
      <w:rPr>
        <w:rFonts w:hint="default"/>
        <w:lang w:val="es-ES" w:eastAsia="en-US" w:bidi="ar-SA"/>
      </w:rPr>
    </w:lvl>
    <w:lvl w:ilvl="7" w:tplc="FFFFFFFF">
      <w:numFmt w:val="bullet"/>
      <w:lvlText w:val="•"/>
      <w:lvlJc w:val="left"/>
      <w:pPr>
        <w:ind w:left="3983" w:hanging="112"/>
      </w:pPr>
      <w:rPr>
        <w:rFonts w:hint="default"/>
        <w:lang w:val="es-ES" w:eastAsia="en-US" w:bidi="ar-SA"/>
      </w:rPr>
    </w:lvl>
    <w:lvl w:ilvl="8" w:tplc="FFFFFFFF">
      <w:numFmt w:val="bullet"/>
      <w:lvlText w:val="•"/>
      <w:lvlJc w:val="left"/>
      <w:pPr>
        <w:ind w:left="4535" w:hanging="112"/>
      </w:pPr>
      <w:rPr>
        <w:rFonts w:hint="default"/>
        <w:lang w:val="es-ES" w:eastAsia="en-US" w:bidi="ar-SA"/>
      </w:rPr>
    </w:lvl>
  </w:abstractNum>
  <w:abstractNum w:abstractNumId="14" w15:restartNumberingAfterBreak="0">
    <w:nsid w:val="7F2C1FD5"/>
    <w:multiLevelType w:val="hybridMultilevel"/>
    <w:tmpl w:val="D4AC440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66443322">
    <w:abstractNumId w:val="10"/>
  </w:num>
  <w:num w:numId="2" w16cid:durableId="1473594053">
    <w:abstractNumId w:val="8"/>
  </w:num>
  <w:num w:numId="3" w16cid:durableId="1084259461">
    <w:abstractNumId w:val="5"/>
  </w:num>
  <w:num w:numId="4" w16cid:durableId="2029023790">
    <w:abstractNumId w:val="0"/>
  </w:num>
  <w:num w:numId="5" w16cid:durableId="1540439056">
    <w:abstractNumId w:val="12"/>
  </w:num>
  <w:num w:numId="6" w16cid:durableId="1067875095">
    <w:abstractNumId w:val="1"/>
  </w:num>
  <w:num w:numId="7" w16cid:durableId="423456641">
    <w:abstractNumId w:val="11"/>
  </w:num>
  <w:num w:numId="8" w16cid:durableId="2036421506">
    <w:abstractNumId w:val="2"/>
  </w:num>
  <w:num w:numId="9" w16cid:durableId="102919456">
    <w:abstractNumId w:val="9"/>
  </w:num>
  <w:num w:numId="10" w16cid:durableId="562452270">
    <w:abstractNumId w:val="13"/>
  </w:num>
  <w:num w:numId="11" w16cid:durableId="232349869">
    <w:abstractNumId w:val="3"/>
  </w:num>
  <w:num w:numId="12" w16cid:durableId="1455827717">
    <w:abstractNumId w:val="4"/>
  </w:num>
  <w:num w:numId="13" w16cid:durableId="1559317859">
    <w:abstractNumId w:val="6"/>
  </w:num>
  <w:num w:numId="14" w16cid:durableId="1645307977">
    <w:abstractNumId w:val="14"/>
  </w:num>
  <w:num w:numId="15" w16cid:durableId="208478908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ta Ayala Bahena">
    <w15:presenceInfo w15:providerId="AD" w15:userId="S::Renata@LopezGarciaCanoAbogados448.onmicrosoft.com::71445d6f-469d-4910-928a-7f79c282b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BE"/>
    <w:rsid w:val="0002085C"/>
    <w:rsid w:val="000707C9"/>
    <w:rsid w:val="000723D1"/>
    <w:rsid w:val="00092E4E"/>
    <w:rsid w:val="000A5D7D"/>
    <w:rsid w:val="000A6886"/>
    <w:rsid w:val="000D6056"/>
    <w:rsid w:val="000E6A1C"/>
    <w:rsid w:val="000E6ACC"/>
    <w:rsid w:val="000F6DDB"/>
    <w:rsid w:val="0010279A"/>
    <w:rsid w:val="00104CE0"/>
    <w:rsid w:val="00110C77"/>
    <w:rsid w:val="00116931"/>
    <w:rsid w:val="00117082"/>
    <w:rsid w:val="00132DE0"/>
    <w:rsid w:val="00154209"/>
    <w:rsid w:val="00156747"/>
    <w:rsid w:val="001A37E1"/>
    <w:rsid w:val="001B42CA"/>
    <w:rsid w:val="001B57C1"/>
    <w:rsid w:val="001D7AF6"/>
    <w:rsid w:val="001F58AB"/>
    <w:rsid w:val="00220FD7"/>
    <w:rsid w:val="0022667A"/>
    <w:rsid w:val="002273F8"/>
    <w:rsid w:val="00232284"/>
    <w:rsid w:val="00235A8D"/>
    <w:rsid w:val="00262560"/>
    <w:rsid w:val="00290A10"/>
    <w:rsid w:val="002A44E8"/>
    <w:rsid w:val="002A7203"/>
    <w:rsid w:val="002B1C95"/>
    <w:rsid w:val="002B63DD"/>
    <w:rsid w:val="002C7BEF"/>
    <w:rsid w:val="002F7C3C"/>
    <w:rsid w:val="0030216E"/>
    <w:rsid w:val="00356834"/>
    <w:rsid w:val="003835D4"/>
    <w:rsid w:val="003B0454"/>
    <w:rsid w:val="003B1985"/>
    <w:rsid w:val="003C0791"/>
    <w:rsid w:val="003C2312"/>
    <w:rsid w:val="003D225A"/>
    <w:rsid w:val="003E4647"/>
    <w:rsid w:val="004100B5"/>
    <w:rsid w:val="00427DC6"/>
    <w:rsid w:val="00432383"/>
    <w:rsid w:val="0044088B"/>
    <w:rsid w:val="00455D80"/>
    <w:rsid w:val="004602F2"/>
    <w:rsid w:val="00464236"/>
    <w:rsid w:val="00474EE6"/>
    <w:rsid w:val="00482F4A"/>
    <w:rsid w:val="00486D39"/>
    <w:rsid w:val="004C2703"/>
    <w:rsid w:val="004C3C26"/>
    <w:rsid w:val="004D4E70"/>
    <w:rsid w:val="005177E4"/>
    <w:rsid w:val="00542CB5"/>
    <w:rsid w:val="005573AD"/>
    <w:rsid w:val="00576EFF"/>
    <w:rsid w:val="005D052E"/>
    <w:rsid w:val="005D4177"/>
    <w:rsid w:val="005F6A50"/>
    <w:rsid w:val="00627521"/>
    <w:rsid w:val="00633203"/>
    <w:rsid w:val="00647B32"/>
    <w:rsid w:val="00662EFC"/>
    <w:rsid w:val="00682CD9"/>
    <w:rsid w:val="006B604F"/>
    <w:rsid w:val="006C049E"/>
    <w:rsid w:val="006D4E33"/>
    <w:rsid w:val="006D5232"/>
    <w:rsid w:val="006E3FDD"/>
    <w:rsid w:val="0070556F"/>
    <w:rsid w:val="007505DF"/>
    <w:rsid w:val="00752910"/>
    <w:rsid w:val="007562AA"/>
    <w:rsid w:val="00780FEA"/>
    <w:rsid w:val="00796EC3"/>
    <w:rsid w:val="00797044"/>
    <w:rsid w:val="007A457F"/>
    <w:rsid w:val="007A60AE"/>
    <w:rsid w:val="007B2FBE"/>
    <w:rsid w:val="007B5772"/>
    <w:rsid w:val="007B5E88"/>
    <w:rsid w:val="007C7A1C"/>
    <w:rsid w:val="007D1555"/>
    <w:rsid w:val="007E5767"/>
    <w:rsid w:val="007E66A1"/>
    <w:rsid w:val="00820FF9"/>
    <w:rsid w:val="00826FBB"/>
    <w:rsid w:val="008422E3"/>
    <w:rsid w:val="0084427F"/>
    <w:rsid w:val="00844AA2"/>
    <w:rsid w:val="00845352"/>
    <w:rsid w:val="00871767"/>
    <w:rsid w:val="00877CD3"/>
    <w:rsid w:val="008811B1"/>
    <w:rsid w:val="0088711F"/>
    <w:rsid w:val="00891FCA"/>
    <w:rsid w:val="008928F6"/>
    <w:rsid w:val="008A7D2B"/>
    <w:rsid w:val="008B113B"/>
    <w:rsid w:val="008B16C6"/>
    <w:rsid w:val="008B21FB"/>
    <w:rsid w:val="008B61A1"/>
    <w:rsid w:val="008C4F26"/>
    <w:rsid w:val="008F068F"/>
    <w:rsid w:val="008F5C07"/>
    <w:rsid w:val="00911EEE"/>
    <w:rsid w:val="0092727C"/>
    <w:rsid w:val="0093096A"/>
    <w:rsid w:val="009318C6"/>
    <w:rsid w:val="00940D37"/>
    <w:rsid w:val="009636F8"/>
    <w:rsid w:val="0098434E"/>
    <w:rsid w:val="009A0C10"/>
    <w:rsid w:val="009A5983"/>
    <w:rsid w:val="009C0461"/>
    <w:rsid w:val="009E4EFD"/>
    <w:rsid w:val="009F314A"/>
    <w:rsid w:val="009F53DC"/>
    <w:rsid w:val="00A15C1F"/>
    <w:rsid w:val="00A220EE"/>
    <w:rsid w:val="00A34A99"/>
    <w:rsid w:val="00A3639B"/>
    <w:rsid w:val="00A46869"/>
    <w:rsid w:val="00A962A1"/>
    <w:rsid w:val="00AA6200"/>
    <w:rsid w:val="00AB4B7F"/>
    <w:rsid w:val="00AB6E00"/>
    <w:rsid w:val="00AD0DFA"/>
    <w:rsid w:val="00AE47CC"/>
    <w:rsid w:val="00B05A8B"/>
    <w:rsid w:val="00B46E0E"/>
    <w:rsid w:val="00B507E4"/>
    <w:rsid w:val="00B66273"/>
    <w:rsid w:val="00B70567"/>
    <w:rsid w:val="00B7336B"/>
    <w:rsid w:val="00B9316B"/>
    <w:rsid w:val="00BA0A3B"/>
    <w:rsid w:val="00BC2B76"/>
    <w:rsid w:val="00BD0558"/>
    <w:rsid w:val="00BF3E0F"/>
    <w:rsid w:val="00C06969"/>
    <w:rsid w:val="00C1007A"/>
    <w:rsid w:val="00C12BC5"/>
    <w:rsid w:val="00C2233C"/>
    <w:rsid w:val="00C557BD"/>
    <w:rsid w:val="00C815A4"/>
    <w:rsid w:val="00C82CEA"/>
    <w:rsid w:val="00C92919"/>
    <w:rsid w:val="00C972A5"/>
    <w:rsid w:val="00CE709D"/>
    <w:rsid w:val="00CE70C5"/>
    <w:rsid w:val="00D013C7"/>
    <w:rsid w:val="00D07F79"/>
    <w:rsid w:val="00D15F2A"/>
    <w:rsid w:val="00D45D3C"/>
    <w:rsid w:val="00D7104F"/>
    <w:rsid w:val="00D84771"/>
    <w:rsid w:val="00D973FE"/>
    <w:rsid w:val="00DB1490"/>
    <w:rsid w:val="00DB39FE"/>
    <w:rsid w:val="00DB4D41"/>
    <w:rsid w:val="00DF2376"/>
    <w:rsid w:val="00E1544E"/>
    <w:rsid w:val="00E208DF"/>
    <w:rsid w:val="00E271DD"/>
    <w:rsid w:val="00E27EF6"/>
    <w:rsid w:val="00E544E7"/>
    <w:rsid w:val="00E665A7"/>
    <w:rsid w:val="00E70CC3"/>
    <w:rsid w:val="00EB08CD"/>
    <w:rsid w:val="00ED3500"/>
    <w:rsid w:val="00F1575D"/>
    <w:rsid w:val="00F200D6"/>
    <w:rsid w:val="00F41BE7"/>
    <w:rsid w:val="00F5731C"/>
    <w:rsid w:val="00F6179E"/>
    <w:rsid w:val="00F6479D"/>
    <w:rsid w:val="00F66A5C"/>
    <w:rsid w:val="00F67BD1"/>
    <w:rsid w:val="00F81C7D"/>
    <w:rsid w:val="00FA1C0C"/>
    <w:rsid w:val="00FC045C"/>
    <w:rsid w:val="00FC5AF7"/>
    <w:rsid w:val="00FD23AD"/>
    <w:rsid w:val="00FF51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BB2FD"/>
  <w15:docId w15:val="{6906556E-8789-3044-8DBA-B151DB202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3" w:right="13"/>
      <w:jc w:val="center"/>
      <w:outlineLvl w:val="0"/>
    </w:pPr>
    <w:rPr>
      <w:sz w:val="10"/>
      <w:szCs w:val="10"/>
    </w:rPr>
  </w:style>
  <w:style w:type="paragraph" w:styleId="Ttulo4">
    <w:name w:val="heading 4"/>
    <w:basedOn w:val="Normal"/>
    <w:next w:val="Normal"/>
    <w:link w:val="Ttulo4Car"/>
    <w:uiPriority w:val="9"/>
    <w:semiHidden/>
    <w:unhideWhenUsed/>
    <w:qFormat/>
    <w:rsid w:val="00D973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0"/>
      <w:szCs w:val="10"/>
    </w:rPr>
  </w:style>
  <w:style w:type="paragraph" w:styleId="Ttulo">
    <w:name w:val="Title"/>
    <w:basedOn w:val="Normal"/>
    <w:uiPriority w:val="10"/>
    <w:qFormat/>
    <w:pPr>
      <w:ind w:left="1672" w:right="1617"/>
      <w:jc w:val="center"/>
    </w:pPr>
    <w:rPr>
      <w:b/>
      <w:bCs/>
      <w:sz w:val="10"/>
      <w:szCs w:val="10"/>
    </w:rPr>
  </w:style>
  <w:style w:type="paragraph" w:styleId="Prrafodelista">
    <w:name w:val="List Paragraph"/>
    <w:basedOn w:val="Normal"/>
    <w:uiPriority w:val="1"/>
    <w:qFormat/>
    <w:pPr>
      <w:ind w:left="121" w:right="46"/>
    </w:pPr>
  </w:style>
  <w:style w:type="paragraph" w:customStyle="1" w:styleId="TableParagraph">
    <w:name w:val="Table Paragraph"/>
    <w:basedOn w:val="Normal"/>
    <w:uiPriority w:val="1"/>
    <w:qFormat/>
  </w:style>
  <w:style w:type="paragraph" w:customStyle="1" w:styleId="Textodecuerpo21">
    <w:name w:val="Texto de cuerpo 21"/>
    <w:basedOn w:val="Normal"/>
    <w:rsid w:val="009E4EFD"/>
    <w:pPr>
      <w:autoSpaceDE/>
      <w:autoSpaceDN/>
      <w:ind w:left="284" w:hanging="284"/>
      <w:jc w:val="both"/>
    </w:pPr>
    <w:rPr>
      <w:rFonts w:eastAsia="Times New Roman" w:cs="Times New Roman"/>
      <w:szCs w:val="20"/>
      <w:lang w:val="es-MX" w:eastAsia="es-ES"/>
    </w:rPr>
  </w:style>
  <w:style w:type="paragraph" w:customStyle="1" w:styleId="Textoindependiente21">
    <w:name w:val="Texto independiente 21"/>
    <w:basedOn w:val="Normal"/>
    <w:rsid w:val="009E4EFD"/>
    <w:pPr>
      <w:widowControl/>
      <w:autoSpaceDE/>
      <w:autoSpaceDN/>
      <w:jc w:val="both"/>
    </w:pPr>
    <w:rPr>
      <w:rFonts w:ascii="Book Antiqua" w:eastAsia="Times New Roman" w:hAnsi="Book Antiqua" w:cs="Times New Roman"/>
      <w:sz w:val="24"/>
      <w:szCs w:val="24"/>
      <w:lang w:val="es-MX" w:eastAsia="es-ES"/>
    </w:rPr>
  </w:style>
  <w:style w:type="table" w:styleId="Tablaconcuadrcula">
    <w:name w:val="Table Grid"/>
    <w:basedOn w:val="Tablanormal"/>
    <w:uiPriority w:val="39"/>
    <w:rsid w:val="00AE4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F3E0F"/>
    <w:pPr>
      <w:tabs>
        <w:tab w:val="center" w:pos="4419"/>
        <w:tab w:val="right" w:pos="8838"/>
      </w:tabs>
    </w:pPr>
  </w:style>
  <w:style w:type="character" w:customStyle="1" w:styleId="EncabezadoCar">
    <w:name w:val="Encabezado Car"/>
    <w:basedOn w:val="Fuentedeprrafopredeter"/>
    <w:link w:val="Encabezado"/>
    <w:uiPriority w:val="99"/>
    <w:rsid w:val="00BF3E0F"/>
    <w:rPr>
      <w:rFonts w:ascii="Arial" w:eastAsia="Arial" w:hAnsi="Arial" w:cs="Arial"/>
      <w:lang w:val="es-ES"/>
    </w:rPr>
  </w:style>
  <w:style w:type="paragraph" w:styleId="Piedepgina">
    <w:name w:val="footer"/>
    <w:basedOn w:val="Normal"/>
    <w:link w:val="PiedepginaCar"/>
    <w:uiPriority w:val="99"/>
    <w:unhideWhenUsed/>
    <w:rsid w:val="00BF3E0F"/>
    <w:pPr>
      <w:tabs>
        <w:tab w:val="center" w:pos="4419"/>
        <w:tab w:val="right" w:pos="8838"/>
      </w:tabs>
    </w:pPr>
  </w:style>
  <w:style w:type="character" w:customStyle="1" w:styleId="PiedepginaCar">
    <w:name w:val="Pie de página Car"/>
    <w:basedOn w:val="Fuentedeprrafopredeter"/>
    <w:link w:val="Piedepgina"/>
    <w:uiPriority w:val="99"/>
    <w:rsid w:val="00BF3E0F"/>
    <w:rPr>
      <w:rFonts w:ascii="Arial" w:eastAsia="Arial" w:hAnsi="Arial" w:cs="Arial"/>
      <w:lang w:val="es-ES"/>
    </w:rPr>
  </w:style>
  <w:style w:type="character" w:customStyle="1" w:styleId="Ttulo4Car">
    <w:name w:val="Título 4 Car"/>
    <w:basedOn w:val="Fuentedeprrafopredeter"/>
    <w:link w:val="Ttulo4"/>
    <w:uiPriority w:val="9"/>
    <w:semiHidden/>
    <w:rsid w:val="00D973FE"/>
    <w:rPr>
      <w:rFonts w:asciiTheme="majorHAnsi" w:eastAsiaTheme="majorEastAsia" w:hAnsiTheme="majorHAnsi" w:cstheme="majorBidi"/>
      <w:i/>
      <w:iCs/>
      <w:color w:val="365F91" w:themeColor="accent1" w:themeShade="BF"/>
      <w:lang w:val="es-ES"/>
    </w:rPr>
  </w:style>
  <w:style w:type="paragraph" w:styleId="Revisin">
    <w:name w:val="Revision"/>
    <w:hidden/>
    <w:uiPriority w:val="99"/>
    <w:semiHidden/>
    <w:rsid w:val="00D07F79"/>
    <w:pPr>
      <w:widowControl/>
      <w:autoSpaceDE/>
      <w:autoSpaceDN/>
    </w:pPr>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52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4097</Words>
  <Characters>22534</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DES_Cláusulas_check_3</vt:lpstr>
    </vt:vector>
  </TitlesOfParts>
  <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DES_Cláusulas_check_3</dc:title>
  <cp:lastModifiedBy>Renata Ayala Bahena</cp:lastModifiedBy>
  <cp:revision>9</cp:revision>
  <dcterms:created xsi:type="dcterms:W3CDTF">2024-12-15T00:38:00Z</dcterms:created>
  <dcterms:modified xsi:type="dcterms:W3CDTF">2025-05-23T00:18:00Z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2018-12-28T00:00:00Z</vt:filetime>
  </property>
  <property fmtid="{D5CDD505-2E9C-101B-9397-08002B2CF9AE}" pid="3" name="Creator">
    <vt:lpwstr>Adobe Illustrator CC 2017 (Macintosh)</vt:lpwstr>
  </property>
  <property fmtid="{D5CDD505-2E9C-101B-9397-08002B2CF9AE}" pid="4" name="CreatorVersion">
    <vt:lpwstr>21.0.2</vt:lpwstr>
  </property>
  <property fmtid="{D5CDD505-2E9C-101B-9397-08002B2CF9AE}" pid="5" name="LastSaved">
    <vt:filetime>2023-11-24T00:00:00Z</vt:filetime>
  </property>
  <property fmtid="{D5CDD505-2E9C-101B-9397-08002B2CF9AE}" pid="6" name="Producer">
    <vt:lpwstr>Adobe PDF library 15.00</vt:lpwstr>
  </property>
</Properties>
</file>